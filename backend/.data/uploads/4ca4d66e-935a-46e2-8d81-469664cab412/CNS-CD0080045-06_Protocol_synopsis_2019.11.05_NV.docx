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810925" w14:textId="77777777" w:rsidR="00DD306A" w:rsidRPr="00A7730B" w:rsidRDefault="00DD306A" w:rsidP="00E56DB1">
      <w:pPr>
        <w:jc w:val="center"/>
        <w:rPr>
          <w:b/>
          <w:sz w:val="32"/>
          <w:szCs w:val="28"/>
          <w:lang w:val="ru-RU"/>
        </w:rPr>
      </w:pPr>
      <w:bookmarkStart w:id="0" w:name="OLE_LINK31"/>
      <w:bookmarkStart w:id="1" w:name="OLE_LINK30"/>
      <w:bookmarkStart w:id="2" w:name="OLE_LINK6"/>
      <w:r w:rsidRPr="00A7730B">
        <w:rPr>
          <w:b/>
          <w:sz w:val="32"/>
          <w:szCs w:val="28"/>
          <w:lang w:val="ru-RU"/>
        </w:rPr>
        <w:t>ПРОТОКОЛ КЛИНИЧЕСКОГО ИССЛЕДОВАНИЯ</w:t>
      </w:r>
    </w:p>
    <w:p w14:paraId="0D48AD95" w14:textId="77777777" w:rsidR="00F6567B" w:rsidRPr="00A7730B" w:rsidRDefault="009B1ACC" w:rsidP="00B4269B">
      <w:pPr>
        <w:jc w:val="center"/>
        <w:rPr>
          <w:rFonts w:eastAsia="Calibri"/>
          <w:b/>
          <w:sz w:val="32"/>
          <w:szCs w:val="28"/>
          <w:lang w:val="ru-RU"/>
        </w:rPr>
      </w:pPr>
      <w:r w:rsidRPr="00A7730B">
        <w:rPr>
          <w:b/>
          <w:sz w:val="28"/>
          <w:lang w:val="ru-RU"/>
        </w:rPr>
        <w:t>CNS-CD0080045-06</w:t>
      </w:r>
    </w:p>
    <w:tbl>
      <w:tblPr>
        <w:tblW w:w="8928" w:type="dxa"/>
        <w:jc w:val="center"/>
        <w:tblLayout w:type="fixed"/>
        <w:tblLook w:val="01E0" w:firstRow="1" w:lastRow="1" w:firstColumn="1" w:lastColumn="1" w:noHBand="0" w:noVBand="0"/>
      </w:tblPr>
      <w:tblGrid>
        <w:gridCol w:w="2551"/>
        <w:gridCol w:w="6377"/>
      </w:tblGrid>
      <w:tr w:rsidR="00DD306A" w:rsidRPr="006D4EC9" w14:paraId="6687945C" w14:textId="77777777" w:rsidTr="00DD306A">
        <w:trPr>
          <w:jc w:val="center"/>
        </w:trPr>
        <w:tc>
          <w:tcPr>
            <w:tcW w:w="2551" w:type="dxa"/>
            <w:shd w:val="clear" w:color="auto" w:fill="auto"/>
          </w:tcPr>
          <w:p w14:paraId="3837EF24" w14:textId="77777777" w:rsidR="00DD306A" w:rsidRPr="00A7730B" w:rsidRDefault="00DD306A" w:rsidP="00B4269B">
            <w:pPr>
              <w:pStyle w:val="TableLeft"/>
              <w:spacing w:after="120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Название исследования:</w:t>
            </w:r>
          </w:p>
        </w:tc>
        <w:tc>
          <w:tcPr>
            <w:tcW w:w="6377" w:type="dxa"/>
            <w:shd w:val="clear" w:color="auto" w:fill="auto"/>
          </w:tcPr>
          <w:p w14:paraId="54DE12E4" w14:textId="77777777" w:rsidR="00DD306A" w:rsidRPr="00A7730B" w:rsidRDefault="00B30904" w:rsidP="00E04CD8">
            <w:pPr>
              <w:pStyle w:val="TableLeft"/>
              <w:spacing w:after="120"/>
              <w:jc w:val="both"/>
              <w:rPr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Многоцентровое рандомизированное </w:t>
            </w:r>
            <w:proofErr w:type="gramStart"/>
            <w:r w:rsidRPr="00A7730B">
              <w:rPr>
                <w:rFonts w:eastAsia="Calibri"/>
                <w:lang w:val="ru-RU"/>
              </w:rPr>
              <w:t>двойное-слепое</w:t>
            </w:r>
            <w:proofErr w:type="gramEnd"/>
            <w:r w:rsidRPr="00A7730B">
              <w:rPr>
                <w:rFonts w:eastAsia="Calibri"/>
                <w:lang w:val="ru-RU"/>
              </w:rPr>
              <w:t xml:space="preserve"> плацебо-контролируемое исследование эффективности</w:t>
            </w:r>
            <w:r w:rsidR="00E04CD8" w:rsidRPr="00A7730B">
              <w:rPr>
                <w:rFonts w:eastAsia="Calibri"/>
                <w:lang w:val="ru-RU"/>
              </w:rPr>
              <w:t xml:space="preserve"> и</w:t>
            </w:r>
            <w:r w:rsidRPr="00A7730B">
              <w:rPr>
                <w:rFonts w:eastAsia="Calibri"/>
                <w:lang w:val="ru-RU"/>
              </w:rPr>
              <w:t xml:space="preserve"> безопасности препарата CD-008-0045 у пациентов с </w:t>
            </w:r>
            <w:r w:rsidR="00806E13" w:rsidRPr="00A7730B">
              <w:rPr>
                <w:rFonts w:eastAsia="Calibri"/>
                <w:lang w:val="ru-RU"/>
              </w:rPr>
              <w:t>генерализованным тр</w:t>
            </w:r>
            <w:r w:rsidR="00A2365F" w:rsidRPr="00A7730B">
              <w:rPr>
                <w:rFonts w:eastAsia="Calibri"/>
                <w:lang w:val="ru-RU"/>
              </w:rPr>
              <w:t>е</w:t>
            </w:r>
            <w:r w:rsidR="00806E13" w:rsidRPr="00A7730B">
              <w:rPr>
                <w:rFonts w:eastAsia="Calibri"/>
                <w:lang w:val="ru-RU"/>
              </w:rPr>
              <w:t>вожным расстройством</w:t>
            </w:r>
          </w:p>
        </w:tc>
      </w:tr>
      <w:tr w:rsidR="00DD306A" w:rsidRPr="00A7730B" w14:paraId="0A09654C" w14:textId="77777777" w:rsidTr="00DD306A">
        <w:trPr>
          <w:jc w:val="center"/>
        </w:trPr>
        <w:tc>
          <w:tcPr>
            <w:tcW w:w="2551" w:type="dxa"/>
            <w:shd w:val="clear" w:color="auto" w:fill="auto"/>
          </w:tcPr>
          <w:p w14:paraId="7A537DF6" w14:textId="77777777" w:rsidR="00DD306A" w:rsidRPr="00A7730B" w:rsidRDefault="00DD306A" w:rsidP="00B4269B">
            <w:pPr>
              <w:pStyle w:val="TableLeft"/>
              <w:spacing w:after="120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Номер исследования:</w:t>
            </w:r>
          </w:p>
        </w:tc>
        <w:tc>
          <w:tcPr>
            <w:tcW w:w="6377" w:type="dxa"/>
            <w:shd w:val="clear" w:color="auto" w:fill="auto"/>
          </w:tcPr>
          <w:p w14:paraId="70143FD3" w14:textId="77777777" w:rsidR="00FF423F" w:rsidRPr="00A7730B" w:rsidRDefault="00FF423F" w:rsidP="00B4269B">
            <w:pPr>
              <w:ind w:firstLine="0"/>
              <w:rPr>
                <w:rFonts w:eastAsia="Calibri"/>
                <w:sz w:val="28"/>
                <w:szCs w:val="28"/>
                <w:lang w:val="ru-RU"/>
              </w:rPr>
            </w:pPr>
            <w:r w:rsidRPr="00A7730B">
              <w:rPr>
                <w:lang w:val="ru-RU"/>
              </w:rPr>
              <w:t>CNS-CD0080045-0</w:t>
            </w:r>
            <w:r w:rsidR="00E04CD8" w:rsidRPr="00A7730B">
              <w:rPr>
                <w:lang w:val="ru-RU"/>
              </w:rPr>
              <w:t>6</w:t>
            </w:r>
          </w:p>
          <w:p w14:paraId="53E16C6D" w14:textId="77777777" w:rsidR="00DD306A" w:rsidRPr="00A7730B" w:rsidRDefault="00DD306A" w:rsidP="00B4269B">
            <w:pPr>
              <w:ind w:firstLine="0"/>
              <w:jc w:val="left"/>
              <w:rPr>
                <w:lang w:val="ru-RU"/>
              </w:rPr>
            </w:pPr>
          </w:p>
        </w:tc>
      </w:tr>
      <w:tr w:rsidR="00DD306A" w:rsidRPr="00A7730B" w14:paraId="232A242A" w14:textId="77777777" w:rsidTr="00DD306A">
        <w:trPr>
          <w:trHeight w:val="83"/>
          <w:jc w:val="center"/>
        </w:trPr>
        <w:tc>
          <w:tcPr>
            <w:tcW w:w="2551" w:type="dxa"/>
            <w:shd w:val="clear" w:color="auto" w:fill="auto"/>
          </w:tcPr>
          <w:p w14:paraId="257FC3F7" w14:textId="77777777" w:rsidR="00DD306A" w:rsidRPr="00A7730B" w:rsidRDefault="00DD306A" w:rsidP="00B4269B">
            <w:pPr>
              <w:pStyle w:val="TableLeft"/>
              <w:spacing w:after="120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Фаза исследования:</w:t>
            </w:r>
          </w:p>
        </w:tc>
        <w:tc>
          <w:tcPr>
            <w:tcW w:w="6377" w:type="dxa"/>
            <w:shd w:val="clear" w:color="auto" w:fill="auto"/>
          </w:tcPr>
          <w:p w14:paraId="318DACC7" w14:textId="77777777" w:rsidR="00DD306A" w:rsidRPr="00A7730B" w:rsidRDefault="00DD4038" w:rsidP="00B4269B">
            <w:pPr>
              <w:pStyle w:val="TableLeft"/>
              <w:spacing w:after="120"/>
            </w:pPr>
            <w:r w:rsidRPr="00A7730B">
              <w:rPr>
                <w:lang w:val="ru-RU"/>
              </w:rPr>
              <w:t>I</w:t>
            </w:r>
            <w:r w:rsidR="00FF423F" w:rsidRPr="00A7730B">
              <w:rPr>
                <w:lang w:val="ru-RU"/>
              </w:rPr>
              <w:t>I</w:t>
            </w:r>
            <w:r w:rsidR="00E04CD8" w:rsidRPr="00A7730B">
              <w:t>I</w:t>
            </w:r>
          </w:p>
        </w:tc>
      </w:tr>
      <w:tr w:rsidR="00DD306A" w:rsidRPr="00A7730B" w14:paraId="7293F984" w14:textId="77777777" w:rsidTr="00DD306A">
        <w:trPr>
          <w:jc w:val="center"/>
        </w:trPr>
        <w:tc>
          <w:tcPr>
            <w:tcW w:w="2551" w:type="dxa"/>
            <w:shd w:val="clear" w:color="auto" w:fill="auto"/>
          </w:tcPr>
          <w:p w14:paraId="22BA18E1" w14:textId="77777777" w:rsidR="00DD306A" w:rsidRPr="00A7730B" w:rsidRDefault="00DD306A" w:rsidP="00B4269B">
            <w:pPr>
              <w:pStyle w:val="TableLeft"/>
              <w:spacing w:after="120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Название препарата:</w:t>
            </w:r>
          </w:p>
        </w:tc>
        <w:tc>
          <w:tcPr>
            <w:tcW w:w="6377" w:type="dxa"/>
            <w:shd w:val="clear" w:color="auto" w:fill="auto"/>
          </w:tcPr>
          <w:p w14:paraId="58593D5D" w14:textId="77777777" w:rsidR="00DD306A" w:rsidRPr="00A7730B" w:rsidRDefault="00FF423F" w:rsidP="00B4269B">
            <w:pPr>
              <w:pStyle w:val="TableLeft"/>
              <w:spacing w:after="120"/>
              <w:rPr>
                <w:lang w:val="ru-RU"/>
              </w:rPr>
            </w:pPr>
            <w:r w:rsidRPr="00A7730B">
              <w:rPr>
                <w:lang w:val="ru-RU"/>
              </w:rPr>
              <w:t>CD-008-0045</w:t>
            </w:r>
          </w:p>
        </w:tc>
      </w:tr>
      <w:tr w:rsidR="00DD306A" w:rsidRPr="00A7730B" w14:paraId="51F08B1F" w14:textId="77777777" w:rsidTr="00DD306A">
        <w:trPr>
          <w:jc w:val="center"/>
        </w:trPr>
        <w:tc>
          <w:tcPr>
            <w:tcW w:w="2551" w:type="dxa"/>
            <w:shd w:val="clear" w:color="auto" w:fill="auto"/>
          </w:tcPr>
          <w:p w14:paraId="31D829E6" w14:textId="77777777" w:rsidR="00DD306A" w:rsidRPr="00A7730B" w:rsidRDefault="00DD306A" w:rsidP="00B4269B">
            <w:pPr>
              <w:pStyle w:val="TableLeft"/>
              <w:spacing w:after="120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Показание:</w:t>
            </w:r>
          </w:p>
        </w:tc>
        <w:tc>
          <w:tcPr>
            <w:tcW w:w="6377" w:type="dxa"/>
            <w:shd w:val="clear" w:color="auto" w:fill="auto"/>
          </w:tcPr>
          <w:p w14:paraId="4CCC3A97" w14:textId="77777777" w:rsidR="002901E2" w:rsidRPr="00A7730B" w:rsidRDefault="00806E13" w:rsidP="00B4269B">
            <w:pPr>
              <w:pStyle w:val="TableLeft"/>
              <w:spacing w:after="120"/>
              <w:jc w:val="both"/>
              <w:rPr>
                <w:szCs w:val="24"/>
                <w:lang w:val="ru-RU"/>
              </w:rPr>
            </w:pPr>
            <w:r w:rsidRPr="00A7730B">
              <w:rPr>
                <w:lang w:val="ru-RU"/>
              </w:rPr>
              <w:t>Генерализованное тревожное расстройство</w:t>
            </w:r>
          </w:p>
        </w:tc>
      </w:tr>
      <w:tr w:rsidR="00DD306A" w:rsidRPr="00A7730B" w14:paraId="673E76D1" w14:textId="77777777" w:rsidTr="00DD306A">
        <w:trPr>
          <w:jc w:val="center"/>
        </w:trPr>
        <w:tc>
          <w:tcPr>
            <w:tcW w:w="2551" w:type="dxa"/>
            <w:shd w:val="clear" w:color="auto" w:fill="auto"/>
          </w:tcPr>
          <w:p w14:paraId="1415FD0E" w14:textId="77777777" w:rsidR="00DD306A" w:rsidRPr="00A7730B" w:rsidRDefault="00DD306A" w:rsidP="00B4269B">
            <w:pPr>
              <w:pStyle w:val="TableLeft"/>
              <w:spacing w:after="120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Спонсор:</w:t>
            </w:r>
          </w:p>
        </w:tc>
        <w:tc>
          <w:tcPr>
            <w:tcW w:w="6377" w:type="dxa"/>
            <w:shd w:val="clear" w:color="auto" w:fill="auto"/>
          </w:tcPr>
          <w:p w14:paraId="2A99BEEE" w14:textId="77777777" w:rsidR="00DD306A" w:rsidRPr="00A7730B" w:rsidRDefault="00FF423F" w:rsidP="00B4269B">
            <w:pPr>
              <w:pStyle w:val="TableLeft"/>
              <w:spacing w:after="120"/>
              <w:rPr>
                <w:noProof/>
                <w:lang w:val="ru-RU"/>
              </w:rPr>
            </w:pPr>
            <w:r w:rsidRPr="00A7730B">
              <w:rPr>
                <w:lang w:val="ru-RU" w:eastAsia="ru-RU"/>
              </w:rPr>
              <w:t>ООО «НИИ ХимРар»</w:t>
            </w:r>
          </w:p>
        </w:tc>
      </w:tr>
      <w:tr w:rsidR="00DD306A" w:rsidRPr="006D4EC9" w14:paraId="2C24E7C1" w14:textId="77777777" w:rsidTr="00E04CD8">
        <w:trPr>
          <w:trHeight w:val="450"/>
          <w:jc w:val="center"/>
        </w:trPr>
        <w:tc>
          <w:tcPr>
            <w:tcW w:w="2551" w:type="dxa"/>
            <w:shd w:val="clear" w:color="auto" w:fill="auto"/>
          </w:tcPr>
          <w:p w14:paraId="62611F44" w14:textId="77777777" w:rsidR="00DD306A" w:rsidRPr="00A7730B" w:rsidRDefault="00DD306A" w:rsidP="00B4269B">
            <w:pPr>
              <w:pStyle w:val="TableLeft"/>
              <w:spacing w:after="120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Контактное лицо:</w:t>
            </w:r>
          </w:p>
        </w:tc>
        <w:tc>
          <w:tcPr>
            <w:tcW w:w="6377" w:type="dxa"/>
            <w:shd w:val="clear" w:color="auto" w:fill="auto"/>
          </w:tcPr>
          <w:p w14:paraId="42F970C2" w14:textId="77777777" w:rsidR="00E47041" w:rsidRPr="00A7730B" w:rsidRDefault="00CE44B8" w:rsidP="00B4269B">
            <w:pPr>
              <w:pStyle w:val="TableLeft"/>
              <w:spacing w:after="12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Генеральный</w:t>
            </w:r>
            <w:r w:rsidR="00E47041" w:rsidRPr="00A7730B">
              <w:rPr>
                <w:noProof/>
                <w:lang w:val="ru-RU"/>
              </w:rPr>
              <w:t xml:space="preserve"> директор:</w:t>
            </w:r>
          </w:p>
          <w:p w14:paraId="7667A262" w14:textId="77777777" w:rsidR="007550BC" w:rsidRPr="00A7730B" w:rsidRDefault="006D4653" w:rsidP="00B4269B">
            <w:pPr>
              <w:pStyle w:val="TableLeft"/>
              <w:spacing w:after="12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Тырнова И.Ю.</w:t>
            </w:r>
          </w:p>
          <w:p w14:paraId="00CD76A0" w14:textId="77777777" w:rsidR="006D4653" w:rsidRPr="00A7730B" w:rsidRDefault="006D4653" w:rsidP="00B4269B">
            <w:pPr>
              <w:pStyle w:val="TableLeft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Россия, 143026, Москва</w:t>
            </w:r>
          </w:p>
          <w:p w14:paraId="654C96B0" w14:textId="77777777" w:rsidR="006D4653" w:rsidRPr="00A7730B" w:rsidRDefault="006D4653" w:rsidP="00B4269B">
            <w:pPr>
              <w:pStyle w:val="TableLeft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Территория инновационного центра Сколково</w:t>
            </w:r>
          </w:p>
          <w:p w14:paraId="463DD17A" w14:textId="77777777" w:rsidR="006D4653" w:rsidRPr="00A7730B" w:rsidRDefault="006D4653" w:rsidP="00B4269B">
            <w:pPr>
              <w:pStyle w:val="TableLeft"/>
              <w:spacing w:after="12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ул. Нобеля, д.7</w:t>
            </w:r>
          </w:p>
          <w:p w14:paraId="4C9A1E12" w14:textId="77777777" w:rsidR="006D4653" w:rsidRPr="00A7730B" w:rsidRDefault="006D4653" w:rsidP="00B4269B">
            <w:pPr>
              <w:pStyle w:val="TableLeft"/>
              <w:spacing w:after="12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Тел.: +7 (495) 995-49-41</w:t>
            </w:r>
          </w:p>
          <w:p w14:paraId="4F806FD4" w14:textId="77777777" w:rsidR="006D4653" w:rsidRPr="00A7730B" w:rsidRDefault="006D4653" w:rsidP="00B4269B">
            <w:pPr>
              <w:pStyle w:val="TableLeft"/>
              <w:spacing w:after="12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Факс: +7 (495) 626-97-80</w:t>
            </w:r>
          </w:p>
          <w:p w14:paraId="0D4F0950" w14:textId="77777777" w:rsidR="00DD306A" w:rsidRPr="00A7730B" w:rsidRDefault="00DD306A" w:rsidP="00B4269B">
            <w:pPr>
              <w:pStyle w:val="TableLeft"/>
              <w:spacing w:after="120"/>
              <w:rPr>
                <w:lang w:val="ru-RU"/>
              </w:rPr>
            </w:pPr>
          </w:p>
        </w:tc>
      </w:tr>
      <w:tr w:rsidR="006D21CB" w:rsidRPr="00A7730B" w14:paraId="0C9E31FD" w14:textId="77777777" w:rsidTr="00E04CD8">
        <w:trPr>
          <w:trHeight w:val="450"/>
          <w:jc w:val="center"/>
        </w:trPr>
        <w:tc>
          <w:tcPr>
            <w:tcW w:w="2551" w:type="dxa"/>
            <w:shd w:val="clear" w:color="auto" w:fill="auto"/>
          </w:tcPr>
          <w:p w14:paraId="1EDB989A" w14:textId="77777777" w:rsidR="006D21CB" w:rsidRPr="00A7730B" w:rsidRDefault="006D21CB" w:rsidP="00E04CD8">
            <w:pPr>
              <w:pStyle w:val="TableLeft"/>
              <w:spacing w:after="120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Дата протокола:</w:t>
            </w:r>
          </w:p>
        </w:tc>
        <w:tc>
          <w:tcPr>
            <w:tcW w:w="6377" w:type="dxa"/>
            <w:shd w:val="clear" w:color="auto" w:fill="auto"/>
          </w:tcPr>
          <w:p w14:paraId="697A1C57" w14:textId="77777777" w:rsidR="006D21CB" w:rsidRPr="00A7730B" w:rsidRDefault="00546FE0" w:rsidP="00E04CD8">
            <w:pPr>
              <w:pStyle w:val="TableLeft"/>
              <w:spacing w:after="120"/>
              <w:rPr>
                <w:lang w:val="ru-RU"/>
              </w:rPr>
            </w:pPr>
            <w:r w:rsidRPr="00A7730B">
              <w:t xml:space="preserve">05 </w:t>
            </w:r>
            <w:r w:rsidRPr="00A7730B">
              <w:rPr>
                <w:lang w:val="ru-RU"/>
              </w:rPr>
              <w:t>ноября</w:t>
            </w:r>
            <w:r w:rsidR="006D21CB" w:rsidRPr="00A7730B">
              <w:rPr>
                <w:lang w:val="ru-RU"/>
              </w:rPr>
              <w:t xml:space="preserve"> 201</w:t>
            </w:r>
            <w:r w:rsidR="00E04CD8" w:rsidRPr="00A7730B">
              <w:rPr>
                <w:lang w:val="ru-RU"/>
              </w:rPr>
              <w:t>9</w:t>
            </w:r>
            <w:r w:rsidR="006D21CB" w:rsidRPr="00A7730B">
              <w:rPr>
                <w:lang w:val="ru-RU"/>
              </w:rPr>
              <w:t xml:space="preserve"> г.</w:t>
            </w:r>
          </w:p>
        </w:tc>
      </w:tr>
      <w:tr w:rsidR="006D21CB" w:rsidRPr="00A7730B" w14:paraId="14B7064E" w14:textId="77777777" w:rsidTr="00E04CD8">
        <w:trPr>
          <w:trHeight w:val="450"/>
          <w:jc w:val="center"/>
        </w:trPr>
        <w:tc>
          <w:tcPr>
            <w:tcW w:w="2551" w:type="dxa"/>
            <w:shd w:val="clear" w:color="auto" w:fill="auto"/>
          </w:tcPr>
          <w:p w14:paraId="2BF07E78" w14:textId="77777777" w:rsidR="006D21CB" w:rsidRPr="00A7730B" w:rsidRDefault="006D21CB" w:rsidP="00B4269B">
            <w:pPr>
              <w:spacing w:after="360"/>
              <w:ind w:firstLine="0"/>
              <w:jc w:val="left"/>
              <w:rPr>
                <w:b/>
                <w:lang w:val="ru-RU"/>
              </w:rPr>
            </w:pPr>
          </w:p>
        </w:tc>
        <w:tc>
          <w:tcPr>
            <w:tcW w:w="6377" w:type="dxa"/>
            <w:shd w:val="clear" w:color="auto" w:fill="auto"/>
            <w:vAlign w:val="center"/>
          </w:tcPr>
          <w:p w14:paraId="443086FA" w14:textId="77777777" w:rsidR="006D21CB" w:rsidRPr="00A7730B" w:rsidRDefault="006D21CB" w:rsidP="00ED5A82">
            <w:pPr>
              <w:pStyle w:val="TableLeft"/>
              <w:spacing w:after="120"/>
              <w:rPr>
                <w:noProof/>
                <w:lang w:val="ru-RU"/>
              </w:rPr>
            </w:pPr>
          </w:p>
        </w:tc>
      </w:tr>
    </w:tbl>
    <w:p w14:paraId="4C799DE0" w14:textId="77777777" w:rsidR="00DD306A" w:rsidRPr="00A7730B" w:rsidRDefault="00DD306A" w:rsidP="00B4269B">
      <w:pPr>
        <w:jc w:val="center"/>
        <w:rPr>
          <w:b/>
          <w:lang w:val="ru-RU"/>
        </w:rPr>
      </w:pPr>
      <w:r w:rsidRPr="00A7730B">
        <w:rPr>
          <w:b/>
          <w:lang w:val="ru-RU"/>
        </w:rPr>
        <w:t>Заявление о Конфиденциальности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57" w:type="dxa"/>
          <w:right w:w="57" w:type="dxa"/>
        </w:tblCellMar>
        <w:tblLook w:val="0020" w:firstRow="1" w:lastRow="0" w:firstColumn="0" w:lastColumn="0" w:noHBand="0" w:noVBand="0"/>
      </w:tblPr>
      <w:tblGrid>
        <w:gridCol w:w="8928"/>
      </w:tblGrid>
      <w:tr w:rsidR="00DD306A" w:rsidRPr="006D4EC9" w14:paraId="56673195" w14:textId="77777777" w:rsidTr="00F468DD">
        <w:trPr>
          <w:jc w:val="center"/>
        </w:trPr>
        <w:tc>
          <w:tcPr>
            <w:tcW w:w="8928" w:type="dxa"/>
            <w:tcBorders>
              <w:top w:val="single" w:sz="12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0AA7569" w14:textId="77777777" w:rsidR="00DD306A" w:rsidRPr="00A7730B" w:rsidRDefault="00DD306A" w:rsidP="00E04CD8">
            <w:pPr>
              <w:pStyle w:val="Paragraph"/>
              <w:spacing w:after="120"/>
              <w:jc w:val="center"/>
              <w:rPr>
                <w:sz w:val="20"/>
                <w:szCs w:val="20"/>
                <w:lang w:val="ru-RU"/>
              </w:rPr>
            </w:pPr>
            <w:r w:rsidRPr="00A7730B">
              <w:rPr>
                <w:sz w:val="20"/>
                <w:szCs w:val="20"/>
                <w:lang w:val="ru-RU"/>
              </w:rPr>
              <w:t>Получая этот документ, Вы соглашаетесь с тем, что он является Конфиденциальной Информацией ООО «</w:t>
            </w:r>
            <w:r w:rsidR="006D4653" w:rsidRPr="00A7730B">
              <w:rPr>
                <w:sz w:val="20"/>
                <w:szCs w:val="20"/>
                <w:lang w:val="ru-RU"/>
              </w:rPr>
              <w:t>НИИ ХимРар</w:t>
            </w:r>
            <w:r w:rsidRPr="00A7730B">
              <w:rPr>
                <w:sz w:val="20"/>
                <w:szCs w:val="20"/>
                <w:lang w:val="ru-RU"/>
              </w:rPr>
              <w:t>». Вы не должны напрямую или косвенно публиковать, распространять или каким-либо другим способом раскрывать его содержание и делать доступным третьим лицам какую-либо часть данного документа. Также Вы должны использовать этот документ только с той целью, с какой он был Вам предоставлен.</w:t>
            </w:r>
            <w:r w:rsidR="003E7B3C" w:rsidRPr="00A7730B">
              <w:rPr>
                <w:sz w:val="20"/>
                <w:szCs w:val="20"/>
                <w:lang w:val="ru-RU"/>
              </w:rPr>
              <w:t xml:space="preserve"> </w:t>
            </w:r>
            <w:r w:rsidRPr="00A7730B">
              <w:rPr>
                <w:sz w:val="20"/>
                <w:szCs w:val="20"/>
                <w:lang w:val="ru-RU"/>
              </w:rPr>
              <w:t>Вы можете раскрыть информацию только после письменного разрешения ООО «</w:t>
            </w:r>
            <w:r w:rsidR="006D4653" w:rsidRPr="00A7730B">
              <w:rPr>
                <w:sz w:val="20"/>
                <w:szCs w:val="20"/>
                <w:lang w:val="ru-RU"/>
              </w:rPr>
              <w:t>НИИ ХимРар</w:t>
            </w:r>
            <w:r w:rsidRPr="00A7730B">
              <w:rPr>
                <w:sz w:val="20"/>
                <w:szCs w:val="20"/>
                <w:lang w:val="ru-RU"/>
              </w:rPr>
              <w:t>», или представителям уполномоченных правительственных органов, или по решению судебных органов. Факт любого раскрытия информации, содержащейся в данном документе, авторизованный или нет, должен быть немедленно доведен до сведения ООО «</w:t>
            </w:r>
            <w:r w:rsidR="006D4653" w:rsidRPr="00A7730B">
              <w:rPr>
                <w:sz w:val="20"/>
                <w:szCs w:val="20"/>
                <w:lang w:val="ru-RU"/>
              </w:rPr>
              <w:t>НИИ ХимРар</w:t>
            </w:r>
            <w:r w:rsidRPr="00A7730B">
              <w:rPr>
                <w:sz w:val="20"/>
                <w:szCs w:val="20"/>
                <w:lang w:val="ru-RU"/>
              </w:rPr>
              <w:t>».</w:t>
            </w:r>
          </w:p>
        </w:tc>
      </w:tr>
    </w:tbl>
    <w:p w14:paraId="4FE60575" w14:textId="77777777" w:rsidR="002660B0" w:rsidRPr="00A7730B" w:rsidRDefault="002660B0" w:rsidP="00B4269B">
      <w:pPr>
        <w:rPr>
          <w:lang w:val="ru-RU"/>
        </w:rPr>
      </w:pPr>
      <w:r w:rsidRPr="00A7730B">
        <w:rPr>
          <w:lang w:val="ru-RU"/>
        </w:rPr>
        <w:br w:type="page"/>
      </w:r>
    </w:p>
    <w:p w14:paraId="466C3BA9" w14:textId="77777777" w:rsidR="00DD306A" w:rsidRPr="00A7730B" w:rsidRDefault="00DD306A" w:rsidP="00B4269B">
      <w:pPr>
        <w:pStyle w:val="TableLeft"/>
        <w:spacing w:after="0"/>
        <w:jc w:val="center"/>
        <w:outlineLvl w:val="0"/>
        <w:rPr>
          <w:b/>
          <w:noProof/>
          <w:szCs w:val="24"/>
          <w:lang w:val="ru-RU"/>
        </w:rPr>
      </w:pPr>
      <w:bookmarkStart w:id="3" w:name="_Toc352789257"/>
      <w:bookmarkStart w:id="4" w:name="_Toc359796765"/>
      <w:bookmarkStart w:id="5" w:name="_Toc359798123"/>
      <w:bookmarkStart w:id="6" w:name="_Toc363050567"/>
      <w:bookmarkStart w:id="7" w:name="_Toc535230054"/>
      <w:bookmarkStart w:id="8" w:name="_Toc536193584"/>
      <w:r w:rsidRPr="00A7730B">
        <w:rPr>
          <w:b/>
          <w:noProof/>
          <w:szCs w:val="24"/>
          <w:lang w:val="ru-RU"/>
        </w:rPr>
        <w:lastRenderedPageBreak/>
        <w:t>СТРАНИЦА ОДОБРЕНИЯ ПРОТОКОЛА</w:t>
      </w:r>
      <w:bookmarkEnd w:id="3"/>
      <w:bookmarkEnd w:id="4"/>
      <w:bookmarkEnd w:id="5"/>
      <w:bookmarkEnd w:id="6"/>
      <w:bookmarkEnd w:id="7"/>
      <w:bookmarkEnd w:id="8"/>
    </w:p>
    <w:p w14:paraId="41399A49" w14:textId="77777777" w:rsidR="00DD306A" w:rsidRPr="00A7730B" w:rsidRDefault="00DD306A" w:rsidP="00B4269B">
      <w:pPr>
        <w:ind w:firstLine="0"/>
        <w:jc w:val="center"/>
        <w:rPr>
          <w:b/>
          <w:lang w:val="ru-RU"/>
        </w:rPr>
      </w:pPr>
    </w:p>
    <w:tbl>
      <w:tblPr>
        <w:tblW w:w="8928" w:type="dxa"/>
        <w:tblInd w:w="108" w:type="dxa"/>
        <w:tblLook w:val="0000" w:firstRow="0" w:lastRow="0" w:firstColumn="0" w:lastColumn="0" w:noHBand="0" w:noVBand="0"/>
      </w:tblPr>
      <w:tblGrid>
        <w:gridCol w:w="4678"/>
        <w:gridCol w:w="4250"/>
      </w:tblGrid>
      <w:tr w:rsidR="00DD306A" w:rsidRPr="00A7730B" w14:paraId="5744799C" w14:textId="77777777" w:rsidTr="00DD306A">
        <w:tc>
          <w:tcPr>
            <w:tcW w:w="4678" w:type="dxa"/>
          </w:tcPr>
          <w:p w14:paraId="59E0BED4" w14:textId="77777777" w:rsidR="00DD306A" w:rsidRPr="00A7730B" w:rsidRDefault="00DD306A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  <w:p w14:paraId="1E05C2D4" w14:textId="77777777" w:rsidR="00BC46C0" w:rsidRPr="00A7730B" w:rsidRDefault="00BC46C0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Подпись _____________________</w:t>
            </w:r>
          </w:p>
          <w:p w14:paraId="5E100380" w14:textId="77777777" w:rsidR="00BC46C0" w:rsidRPr="00A7730B" w:rsidRDefault="006D4653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Тырнова И.Ю.</w:t>
            </w:r>
          </w:p>
          <w:p w14:paraId="27632017" w14:textId="77777777" w:rsidR="00BC46C0" w:rsidRPr="00A7730B" w:rsidRDefault="00CE44B8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Генеральный</w:t>
            </w:r>
            <w:r w:rsidR="00BC46C0" w:rsidRPr="00A7730B">
              <w:rPr>
                <w:noProof/>
                <w:szCs w:val="24"/>
                <w:lang w:val="ru-RU"/>
              </w:rPr>
              <w:t xml:space="preserve"> директор</w:t>
            </w:r>
          </w:p>
          <w:p w14:paraId="20D2DCFC" w14:textId="77777777" w:rsidR="00BC46C0" w:rsidRPr="00A7730B" w:rsidRDefault="006D4653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ООО «НИИ ХимРар</w:t>
            </w:r>
            <w:r w:rsidR="00BC46C0" w:rsidRPr="00A7730B">
              <w:rPr>
                <w:noProof/>
                <w:szCs w:val="24"/>
                <w:lang w:val="ru-RU"/>
              </w:rPr>
              <w:t>»</w:t>
            </w:r>
          </w:p>
          <w:p w14:paraId="54748617" w14:textId="77777777" w:rsidR="00DD306A" w:rsidRPr="00A7730B" w:rsidRDefault="00DD306A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</w:tc>
        <w:tc>
          <w:tcPr>
            <w:tcW w:w="4250" w:type="dxa"/>
          </w:tcPr>
          <w:p w14:paraId="1548F254" w14:textId="77777777" w:rsidR="00DD306A" w:rsidRPr="00A7730B" w:rsidRDefault="00DD306A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  <w:p w14:paraId="2A854F6B" w14:textId="77777777" w:rsidR="00DD306A" w:rsidRPr="00A7730B" w:rsidRDefault="00DD306A" w:rsidP="00B4269B">
            <w:pPr>
              <w:spacing w:after="0"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Дата</w:t>
            </w:r>
            <w:r w:rsidR="003E7B3C" w:rsidRPr="00A7730B">
              <w:rPr>
                <w:lang w:val="ru-RU"/>
              </w:rPr>
              <w:t xml:space="preserve"> </w:t>
            </w:r>
            <w:r w:rsidRPr="00A7730B">
              <w:rPr>
                <w:lang w:val="ru-RU"/>
              </w:rPr>
              <w:t>____________________</w:t>
            </w:r>
          </w:p>
        </w:tc>
      </w:tr>
      <w:tr w:rsidR="00F4777C" w:rsidRPr="00A7730B" w14:paraId="257C6397" w14:textId="77777777" w:rsidTr="00DD306A">
        <w:tc>
          <w:tcPr>
            <w:tcW w:w="4678" w:type="dxa"/>
          </w:tcPr>
          <w:p w14:paraId="78FA4948" w14:textId="77777777" w:rsidR="00F4777C" w:rsidRPr="00A7730B" w:rsidRDefault="00F4777C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  <w:p w14:paraId="34DA59C6" w14:textId="77777777" w:rsidR="00F4777C" w:rsidRPr="00A7730B" w:rsidRDefault="00F4777C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Подпись _____________________</w:t>
            </w:r>
          </w:p>
          <w:p w14:paraId="37B2DC45" w14:textId="77777777" w:rsidR="00F4777C" w:rsidRPr="00A7730B" w:rsidRDefault="006D4653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Востокова Н.В.</w:t>
            </w:r>
          </w:p>
          <w:p w14:paraId="63B906A6" w14:textId="77777777" w:rsidR="00F4777C" w:rsidRPr="00A7730B" w:rsidRDefault="006D4653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Исполнительный</w:t>
            </w:r>
            <w:r w:rsidR="00F4777C" w:rsidRPr="00A7730B">
              <w:rPr>
                <w:noProof/>
                <w:szCs w:val="24"/>
                <w:lang w:val="ru-RU"/>
              </w:rPr>
              <w:t xml:space="preserve"> директор</w:t>
            </w:r>
          </w:p>
          <w:p w14:paraId="4C41085D" w14:textId="77777777" w:rsidR="00F4777C" w:rsidRPr="00A7730B" w:rsidRDefault="006D4653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ООО «ИФАРМА</w:t>
            </w:r>
            <w:r w:rsidR="00F47E38" w:rsidRPr="00A7730B">
              <w:rPr>
                <w:noProof/>
                <w:szCs w:val="24"/>
                <w:lang w:val="ru-RU"/>
              </w:rPr>
              <w:t>»</w:t>
            </w:r>
          </w:p>
        </w:tc>
        <w:tc>
          <w:tcPr>
            <w:tcW w:w="4250" w:type="dxa"/>
          </w:tcPr>
          <w:p w14:paraId="75EAAD80" w14:textId="77777777" w:rsidR="00F4777C" w:rsidRPr="00A7730B" w:rsidRDefault="00F4777C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  <w:p w14:paraId="470EFFE9" w14:textId="77777777" w:rsidR="00F4777C" w:rsidRPr="00A7730B" w:rsidRDefault="00F4777C" w:rsidP="00B4269B">
            <w:pPr>
              <w:spacing w:after="0"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Дата ____________________</w:t>
            </w:r>
          </w:p>
        </w:tc>
      </w:tr>
      <w:tr w:rsidR="00F4777C" w:rsidRPr="00A7730B" w14:paraId="3227D67B" w14:textId="77777777" w:rsidTr="00DD306A">
        <w:tc>
          <w:tcPr>
            <w:tcW w:w="4678" w:type="dxa"/>
          </w:tcPr>
          <w:p w14:paraId="30055872" w14:textId="77777777" w:rsidR="00F4777C" w:rsidRPr="00A7730B" w:rsidRDefault="00F4777C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</w:tc>
        <w:tc>
          <w:tcPr>
            <w:tcW w:w="4250" w:type="dxa"/>
          </w:tcPr>
          <w:p w14:paraId="581ED6EB" w14:textId="77777777" w:rsidR="00F4777C" w:rsidRPr="00A7730B" w:rsidRDefault="00F4777C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</w:tc>
      </w:tr>
      <w:tr w:rsidR="00DA4148" w:rsidRPr="00A7730B" w14:paraId="76C9341E" w14:textId="77777777" w:rsidTr="00DD306A">
        <w:tc>
          <w:tcPr>
            <w:tcW w:w="4678" w:type="dxa"/>
          </w:tcPr>
          <w:p w14:paraId="3D5BEFBF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  <w:p w14:paraId="0B093BAC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Подпись _____________________</w:t>
            </w:r>
          </w:p>
          <w:p w14:paraId="7C42DB52" w14:textId="77777777" w:rsidR="00DA4148" w:rsidRPr="00A7730B" w:rsidRDefault="00246726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Меркулова Е.А.</w:t>
            </w:r>
          </w:p>
          <w:p w14:paraId="2BE4CE94" w14:textId="77777777" w:rsidR="00246726" w:rsidRPr="00A7730B" w:rsidRDefault="00246726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Руководитель проектов</w:t>
            </w:r>
          </w:p>
          <w:p w14:paraId="03D5CBED" w14:textId="77777777" w:rsidR="00DA4148" w:rsidRPr="00A7730B" w:rsidRDefault="006D4653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ООО «ИФАРМА</w:t>
            </w:r>
            <w:r w:rsidR="00DA4148" w:rsidRPr="00A7730B">
              <w:rPr>
                <w:szCs w:val="24"/>
                <w:lang w:val="ru-RU"/>
              </w:rPr>
              <w:t>»</w:t>
            </w:r>
          </w:p>
          <w:p w14:paraId="3BFCF380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  <w:p w14:paraId="72165C60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  <w:p w14:paraId="5EE2B7C6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Подпись _____________________</w:t>
            </w:r>
          </w:p>
          <w:p w14:paraId="3AB10C29" w14:textId="77777777" w:rsidR="00DA4148" w:rsidRPr="00A7730B" w:rsidRDefault="00056915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Горчаков Д.С.</w:t>
            </w:r>
          </w:p>
          <w:p w14:paraId="352C4395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 xml:space="preserve">Медицинский </w:t>
            </w:r>
            <w:r w:rsidR="00E04CD8" w:rsidRPr="00A7730B">
              <w:rPr>
                <w:szCs w:val="24"/>
                <w:lang w:val="ru-RU"/>
              </w:rPr>
              <w:t>монитор</w:t>
            </w:r>
          </w:p>
          <w:p w14:paraId="7E2977ED" w14:textId="77777777" w:rsidR="00DA4148" w:rsidRPr="00A7730B" w:rsidRDefault="006D4653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szCs w:val="24"/>
                <w:lang w:val="ru-RU"/>
              </w:rPr>
              <w:t>ООО «ИФАРМА</w:t>
            </w:r>
            <w:r w:rsidR="00DA4148" w:rsidRPr="00A7730B">
              <w:rPr>
                <w:szCs w:val="24"/>
                <w:lang w:val="ru-RU"/>
              </w:rPr>
              <w:t>»</w:t>
            </w:r>
          </w:p>
          <w:p w14:paraId="17EAC645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  <w:p w14:paraId="24C5129F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  <w:p w14:paraId="3768112A" w14:textId="77777777" w:rsidR="00DA4148" w:rsidRPr="00A7730B" w:rsidRDefault="00DA4148" w:rsidP="00B4269B">
            <w:pPr>
              <w:pStyle w:val="TableLeft"/>
              <w:spacing w:after="0"/>
              <w:rPr>
                <w:szCs w:val="24"/>
                <w:lang w:val="ru-RU"/>
              </w:rPr>
            </w:pPr>
          </w:p>
        </w:tc>
        <w:tc>
          <w:tcPr>
            <w:tcW w:w="4250" w:type="dxa"/>
          </w:tcPr>
          <w:p w14:paraId="2E6742F6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  <w:p w14:paraId="4A80B4E1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Дата ____________________</w:t>
            </w:r>
          </w:p>
          <w:p w14:paraId="46A7E997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  <w:p w14:paraId="32B91521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  <w:p w14:paraId="016C7393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  <w:p w14:paraId="389A870D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  <w:p w14:paraId="1B3BBD7E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  <w:p w14:paraId="5DE13974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Дата ____________________</w:t>
            </w:r>
          </w:p>
          <w:p w14:paraId="2465F733" w14:textId="77777777" w:rsidR="00DA4148" w:rsidRPr="00A7730B" w:rsidRDefault="00DA4148" w:rsidP="00B4269B">
            <w:pPr>
              <w:spacing w:after="0"/>
              <w:ind w:firstLine="0"/>
              <w:jc w:val="left"/>
              <w:rPr>
                <w:lang w:val="ru-RU"/>
              </w:rPr>
            </w:pPr>
          </w:p>
        </w:tc>
      </w:tr>
    </w:tbl>
    <w:p w14:paraId="1FE165E0" w14:textId="77777777" w:rsidR="001A73D7" w:rsidRPr="00A7730B" w:rsidRDefault="001A73D7" w:rsidP="00B4269B">
      <w:pPr>
        <w:ind w:firstLine="0"/>
        <w:jc w:val="center"/>
        <w:rPr>
          <w:b/>
          <w:lang w:val="ru-RU"/>
        </w:rPr>
      </w:pPr>
      <w:bookmarkStart w:id="9" w:name="_Toc352789258"/>
      <w:bookmarkStart w:id="10" w:name="_Toc359796766"/>
      <w:bookmarkStart w:id="11" w:name="_Toc359798124"/>
      <w:bookmarkStart w:id="12" w:name="_Toc363050568"/>
      <w:r w:rsidRPr="00A7730B">
        <w:rPr>
          <w:b/>
          <w:lang w:val="ru-RU"/>
        </w:rPr>
        <w:br w:type="page"/>
      </w:r>
    </w:p>
    <w:p w14:paraId="250E0956" w14:textId="77777777" w:rsidR="00DD306A" w:rsidRPr="00A7730B" w:rsidRDefault="000C1FEB" w:rsidP="00B4269B">
      <w:pPr>
        <w:ind w:firstLine="0"/>
        <w:jc w:val="center"/>
        <w:outlineLvl w:val="0"/>
        <w:rPr>
          <w:b/>
          <w:lang w:val="ru-RU"/>
        </w:rPr>
      </w:pPr>
      <w:bookmarkStart w:id="13" w:name="_Toc535230055"/>
      <w:bookmarkStart w:id="14" w:name="_Toc536193585"/>
      <w:r w:rsidRPr="00A7730B">
        <w:rPr>
          <w:b/>
          <w:lang w:val="ru-RU"/>
        </w:rPr>
        <w:lastRenderedPageBreak/>
        <w:t>ЗАЯВЛЕНИЕ ГЛАВНОГО ИССЛЕДОВАТЕЛЯ</w:t>
      </w:r>
      <w:bookmarkEnd w:id="9"/>
      <w:bookmarkEnd w:id="10"/>
      <w:bookmarkEnd w:id="11"/>
      <w:bookmarkEnd w:id="12"/>
      <w:bookmarkEnd w:id="13"/>
      <w:bookmarkEnd w:id="14"/>
    </w:p>
    <w:p w14:paraId="2688DC3F" w14:textId="77777777" w:rsidR="001A73D7" w:rsidRPr="00A7730B" w:rsidRDefault="001A73D7" w:rsidP="00B4269B">
      <w:pPr>
        <w:ind w:firstLine="0"/>
        <w:jc w:val="center"/>
        <w:rPr>
          <w:b/>
          <w:lang w:val="ru-RU"/>
        </w:rPr>
      </w:pPr>
    </w:p>
    <w:tbl>
      <w:tblPr>
        <w:tblW w:w="89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4"/>
        <w:gridCol w:w="5144"/>
      </w:tblGrid>
      <w:tr w:rsidR="00DD306A" w:rsidRPr="00A7730B" w14:paraId="2BB4CD94" w14:textId="77777777" w:rsidTr="00DD306A">
        <w:tc>
          <w:tcPr>
            <w:tcW w:w="8928" w:type="dxa"/>
            <w:gridSpan w:val="2"/>
          </w:tcPr>
          <w:p w14:paraId="6B76129C" w14:textId="77777777" w:rsidR="00DD306A" w:rsidRPr="00A7730B" w:rsidRDefault="00DD306A" w:rsidP="00B4269B">
            <w:pPr>
              <w:spacing w:after="360"/>
              <w:ind w:firstLine="0"/>
              <w:jc w:val="left"/>
              <w:rPr>
                <w:lang w:val="ru-RU"/>
              </w:rPr>
            </w:pPr>
            <w:r w:rsidRPr="00A7730B">
              <w:rPr>
                <w:b/>
                <w:bCs/>
                <w:lang w:val="ru-RU"/>
              </w:rPr>
              <w:t>Ф.И.О.</w:t>
            </w:r>
            <w:r w:rsidRPr="00A7730B">
              <w:rPr>
                <w:lang w:val="ru-RU"/>
              </w:rPr>
              <w:t>:</w:t>
            </w:r>
          </w:p>
        </w:tc>
      </w:tr>
      <w:tr w:rsidR="00DD306A" w:rsidRPr="006D4EC9" w14:paraId="154652B2" w14:textId="77777777" w:rsidTr="00DD306A">
        <w:tc>
          <w:tcPr>
            <w:tcW w:w="8928" w:type="dxa"/>
            <w:gridSpan w:val="2"/>
          </w:tcPr>
          <w:p w14:paraId="523F779D" w14:textId="77777777" w:rsidR="00DD306A" w:rsidRPr="00A7730B" w:rsidRDefault="00DD306A" w:rsidP="00B4269B">
            <w:pPr>
              <w:ind w:firstLine="0"/>
              <w:rPr>
                <w:rFonts w:eastAsiaTheme="minorEastAsia"/>
                <w:lang w:val="ru-RU" w:eastAsia="ru-RU"/>
              </w:rPr>
            </w:pPr>
            <w:r w:rsidRPr="00A7730B">
              <w:rPr>
                <w:lang w:val="ru-RU"/>
              </w:rPr>
              <w:t>Я, нижеподписавшийс</w:t>
            </w:r>
            <w:proofErr w:type="gramStart"/>
            <w:r w:rsidRPr="00A7730B">
              <w:rPr>
                <w:lang w:val="ru-RU"/>
              </w:rPr>
              <w:t>я(</w:t>
            </w:r>
            <w:proofErr w:type="spellStart"/>
            <w:proofErr w:type="gramEnd"/>
            <w:r w:rsidRPr="00A7730B">
              <w:rPr>
                <w:lang w:val="ru-RU"/>
              </w:rPr>
              <w:t>аяся</w:t>
            </w:r>
            <w:proofErr w:type="spellEnd"/>
            <w:r w:rsidRPr="00A7730B">
              <w:rPr>
                <w:lang w:val="ru-RU"/>
              </w:rPr>
              <w:t>), свидетельствую, что ознакомился(ась) и понял(а) данный протокол. Я даю согласие на следование протоколу</w:t>
            </w:r>
            <w:r w:rsidR="00BC46C0" w:rsidRPr="00A7730B">
              <w:rPr>
                <w:rFonts w:eastAsiaTheme="minorEastAsia"/>
                <w:lang w:val="ru-RU" w:eastAsia="ru-RU"/>
              </w:rPr>
              <w:t xml:space="preserve"> </w:t>
            </w:r>
            <w:r w:rsidR="006D4653" w:rsidRPr="00A7730B">
              <w:rPr>
                <w:lang w:val="ru-RU"/>
              </w:rPr>
              <w:t>CNS-CD0080045-0</w:t>
            </w:r>
            <w:r w:rsidR="00E235D4" w:rsidRPr="00A7730B">
              <w:rPr>
                <w:lang w:val="ru-RU"/>
              </w:rPr>
              <w:t>6</w:t>
            </w:r>
            <w:r w:rsidRPr="00A7730B">
              <w:rPr>
                <w:lang w:val="ru-RU"/>
              </w:rPr>
              <w:t>: «</w:t>
            </w:r>
            <w:r w:rsidR="00E04CD8" w:rsidRPr="00A7730B">
              <w:rPr>
                <w:rFonts w:eastAsia="Calibri"/>
                <w:lang w:val="ru-RU"/>
              </w:rPr>
              <w:t xml:space="preserve">Многоцентровое рандомизированное </w:t>
            </w:r>
            <w:proofErr w:type="gramStart"/>
            <w:r w:rsidR="00E04CD8" w:rsidRPr="00A7730B">
              <w:rPr>
                <w:rFonts w:eastAsia="Calibri"/>
                <w:lang w:val="ru-RU"/>
              </w:rPr>
              <w:t>двойное-слепое</w:t>
            </w:r>
            <w:proofErr w:type="gramEnd"/>
            <w:r w:rsidR="00E04CD8" w:rsidRPr="00A7730B">
              <w:rPr>
                <w:rFonts w:eastAsia="Calibri"/>
                <w:lang w:val="ru-RU"/>
              </w:rPr>
              <w:t xml:space="preserve"> плацебо-контролируемое исследование эффективности и безопасности препарата CD-008-0045 у пациентов с генерализованным тревожным расстройством</w:t>
            </w:r>
            <w:r w:rsidRPr="00A7730B">
              <w:rPr>
                <w:lang w:val="ru-RU"/>
              </w:rPr>
              <w:t>».</w:t>
            </w:r>
          </w:p>
          <w:p w14:paraId="67DC9B7F" w14:textId="77777777" w:rsidR="00DD306A" w:rsidRPr="00A7730B" w:rsidRDefault="0004364F" w:rsidP="00B4269B">
            <w:pPr>
              <w:ind w:firstLine="0"/>
              <w:rPr>
                <w:lang w:val="ru-RU"/>
              </w:rPr>
            </w:pPr>
            <w:r w:rsidRPr="00A7730B">
              <w:rPr>
                <w:lang w:val="ru-RU"/>
              </w:rPr>
              <w:t>Обязуюсь проводить данное исследование в соответствии с нормативными требованиями и рекомендациями Руководств по надлежащей клинической практике Международной Конференции по Гармонизации (ICH GCP) и Евразийского Экономического Союза (ЕАЭС), принципами, изложенными в Хельсинкской декларации, а также в соответствии с действующим законодательством и применимыми нормативными требованиями Российской Федерации.</w:t>
            </w:r>
          </w:p>
        </w:tc>
      </w:tr>
      <w:tr w:rsidR="00DD306A" w:rsidRPr="00A7730B" w14:paraId="79027BBA" w14:textId="77777777" w:rsidTr="00DD306A">
        <w:tc>
          <w:tcPr>
            <w:tcW w:w="3784" w:type="dxa"/>
          </w:tcPr>
          <w:p w14:paraId="45DF3E4C" w14:textId="77777777" w:rsidR="00DD306A" w:rsidRPr="00A7730B" w:rsidRDefault="00DD306A" w:rsidP="00B4269B">
            <w:pPr>
              <w:pStyle w:val="TableLeft"/>
              <w:spacing w:after="360"/>
              <w:rPr>
                <w:lang w:val="ru-RU"/>
              </w:rPr>
            </w:pPr>
            <w:r w:rsidRPr="00A7730B">
              <w:rPr>
                <w:b/>
                <w:szCs w:val="24"/>
                <w:lang w:val="ru-RU"/>
              </w:rPr>
              <w:t>Дата:</w:t>
            </w:r>
          </w:p>
        </w:tc>
        <w:tc>
          <w:tcPr>
            <w:tcW w:w="5144" w:type="dxa"/>
          </w:tcPr>
          <w:p w14:paraId="2065B5F7" w14:textId="77777777" w:rsidR="00DD306A" w:rsidRPr="00A7730B" w:rsidRDefault="00DD306A" w:rsidP="00B4269B">
            <w:pPr>
              <w:spacing w:after="360"/>
              <w:ind w:firstLine="0"/>
              <w:jc w:val="left"/>
              <w:rPr>
                <w:lang w:val="ru-RU"/>
              </w:rPr>
            </w:pPr>
            <w:r w:rsidRPr="00A7730B">
              <w:rPr>
                <w:b/>
                <w:bCs/>
                <w:lang w:val="ru-RU"/>
              </w:rPr>
              <w:t>Подпись:</w:t>
            </w:r>
          </w:p>
        </w:tc>
      </w:tr>
    </w:tbl>
    <w:p w14:paraId="6F5174D8" w14:textId="77777777" w:rsidR="001A73D7" w:rsidRPr="00A7730B" w:rsidRDefault="001A73D7" w:rsidP="00B4269B">
      <w:pPr>
        <w:pStyle w:val="TableLeft"/>
        <w:jc w:val="center"/>
        <w:rPr>
          <w:b/>
          <w:noProof/>
          <w:lang w:val="ru-RU"/>
        </w:rPr>
      </w:pPr>
      <w:bookmarkStart w:id="15" w:name="_Toc352789259"/>
      <w:bookmarkStart w:id="16" w:name="_Toc359796767"/>
      <w:bookmarkStart w:id="17" w:name="_Toc359798125"/>
      <w:bookmarkStart w:id="18" w:name="_Toc363050569"/>
      <w:r w:rsidRPr="00A7730B">
        <w:rPr>
          <w:b/>
          <w:noProof/>
          <w:lang w:val="ru-RU"/>
        </w:rPr>
        <w:br w:type="page"/>
      </w:r>
    </w:p>
    <w:p w14:paraId="22FC806D" w14:textId="77777777" w:rsidR="00DD306A" w:rsidRPr="00A7730B" w:rsidRDefault="00DD306A" w:rsidP="00B4269B">
      <w:pPr>
        <w:pStyle w:val="TableLeft"/>
        <w:jc w:val="center"/>
        <w:outlineLvl w:val="0"/>
        <w:rPr>
          <w:b/>
          <w:lang w:val="ru-RU"/>
        </w:rPr>
      </w:pPr>
      <w:bookmarkStart w:id="19" w:name="_Toc535230056"/>
      <w:bookmarkStart w:id="20" w:name="_Toc536193586"/>
      <w:r w:rsidRPr="00A7730B">
        <w:rPr>
          <w:b/>
          <w:noProof/>
          <w:lang w:val="ru-RU"/>
        </w:rPr>
        <w:lastRenderedPageBreak/>
        <w:t>КОНТАКТНАЯ</w:t>
      </w:r>
      <w:r w:rsidRPr="00A7730B">
        <w:rPr>
          <w:b/>
          <w:lang w:val="ru-RU"/>
        </w:rPr>
        <w:t xml:space="preserve"> ИНФОРМАЦИЯ ПО КЛИНИЧЕСКОМУ ИССЛЕДОВАНИЮ</w:t>
      </w:r>
      <w:bookmarkEnd w:id="15"/>
      <w:bookmarkEnd w:id="16"/>
      <w:bookmarkEnd w:id="17"/>
      <w:bookmarkEnd w:id="18"/>
      <w:bookmarkEnd w:id="19"/>
      <w:bookmarkEnd w:id="20"/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53"/>
        <w:gridCol w:w="6093"/>
      </w:tblGrid>
      <w:tr w:rsidR="00F71756" w:rsidRPr="00A7730B" w14:paraId="0FFB4952" w14:textId="77777777" w:rsidTr="00F86ABB">
        <w:trPr>
          <w:cantSplit/>
        </w:trPr>
        <w:tc>
          <w:tcPr>
            <w:tcW w:w="1874" w:type="pct"/>
          </w:tcPr>
          <w:bookmarkEnd w:id="0"/>
          <w:bookmarkEnd w:id="1"/>
          <w:bookmarkEnd w:id="2"/>
          <w:p w14:paraId="4BD7961C" w14:textId="77777777" w:rsidR="00F71756" w:rsidRPr="00A7730B" w:rsidRDefault="00F71756" w:rsidP="00B4269B">
            <w:pPr>
              <w:pStyle w:val="TableLeft"/>
              <w:spacing w:after="120"/>
              <w:rPr>
                <w:b/>
                <w:noProof/>
                <w:szCs w:val="24"/>
                <w:lang w:val="ru-RU"/>
              </w:rPr>
            </w:pPr>
            <w:r w:rsidRPr="00A7730B">
              <w:rPr>
                <w:b/>
                <w:noProof/>
                <w:szCs w:val="24"/>
                <w:lang w:val="ru-RU"/>
              </w:rPr>
              <w:t>СПОНСОР</w:t>
            </w:r>
          </w:p>
        </w:tc>
        <w:tc>
          <w:tcPr>
            <w:tcW w:w="3126" w:type="pct"/>
          </w:tcPr>
          <w:p w14:paraId="28A69913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ООО «НИИ ХимРар»</w:t>
            </w:r>
          </w:p>
          <w:p w14:paraId="1A4B2CC5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Россия, 143026, Москва</w:t>
            </w:r>
            <w:r w:rsidR="00DC7BDD" w:rsidRPr="00A7730B">
              <w:rPr>
                <w:noProof/>
                <w:lang w:val="ru-RU"/>
              </w:rPr>
              <w:t xml:space="preserve">, </w:t>
            </w:r>
            <w:r w:rsidRPr="00A7730B">
              <w:rPr>
                <w:noProof/>
                <w:lang w:val="ru-RU"/>
              </w:rPr>
              <w:t>Территория инновационного центра Сколково</w:t>
            </w:r>
            <w:r w:rsidR="00DC7BDD" w:rsidRPr="00A7730B">
              <w:rPr>
                <w:noProof/>
                <w:lang w:val="ru-RU"/>
              </w:rPr>
              <w:t xml:space="preserve">, </w:t>
            </w:r>
            <w:r w:rsidRPr="00A7730B">
              <w:rPr>
                <w:noProof/>
                <w:lang w:val="ru-RU"/>
              </w:rPr>
              <w:t>ул. Нобеля, д.7</w:t>
            </w:r>
          </w:p>
          <w:p w14:paraId="51014440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Тел.: +7 (495) 995-49-41</w:t>
            </w:r>
          </w:p>
          <w:p w14:paraId="38A43E6A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Факс: +7 (495) 626-97-80</w:t>
            </w:r>
          </w:p>
        </w:tc>
      </w:tr>
      <w:tr w:rsidR="00F71756" w:rsidRPr="006D4EC9" w14:paraId="2C560BB3" w14:textId="77777777" w:rsidTr="00F86ABB">
        <w:trPr>
          <w:cantSplit/>
        </w:trPr>
        <w:tc>
          <w:tcPr>
            <w:tcW w:w="1874" w:type="pct"/>
          </w:tcPr>
          <w:p w14:paraId="363875FA" w14:textId="77777777" w:rsidR="00F71756" w:rsidRPr="00A7730B" w:rsidRDefault="00F71756" w:rsidP="00B4269B">
            <w:pPr>
              <w:pStyle w:val="TableLeft"/>
              <w:spacing w:after="0"/>
              <w:rPr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Тырнова И.Ю.</w:t>
            </w:r>
          </w:p>
        </w:tc>
        <w:tc>
          <w:tcPr>
            <w:tcW w:w="3126" w:type="pct"/>
          </w:tcPr>
          <w:p w14:paraId="2F12D196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Генеральный директор </w:t>
            </w:r>
          </w:p>
          <w:p w14:paraId="7FFF3231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Тел.: +7 (495) 995-49-41</w:t>
            </w:r>
          </w:p>
          <w:p w14:paraId="7C3585AC" w14:textId="77777777" w:rsidR="00F71756" w:rsidRPr="00A7730B" w:rsidRDefault="00F71756" w:rsidP="00B4269B">
            <w:pPr>
              <w:spacing w:after="0"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Эл</w:t>
            </w:r>
            <w:proofErr w:type="gramStart"/>
            <w:r w:rsidRPr="00A7730B">
              <w:rPr>
                <w:lang w:val="ru-RU"/>
              </w:rPr>
              <w:t>.</w:t>
            </w:r>
            <w:proofErr w:type="gramEnd"/>
            <w:r w:rsidRPr="00A7730B">
              <w:rPr>
                <w:lang w:val="ru-RU"/>
              </w:rPr>
              <w:t xml:space="preserve"> </w:t>
            </w:r>
            <w:proofErr w:type="gramStart"/>
            <w:r w:rsidRPr="00A7730B">
              <w:rPr>
                <w:lang w:val="ru-RU"/>
              </w:rPr>
              <w:t>а</w:t>
            </w:r>
            <w:proofErr w:type="gramEnd"/>
            <w:r w:rsidRPr="00A7730B">
              <w:rPr>
                <w:lang w:val="ru-RU"/>
              </w:rPr>
              <w:t>дрес: it@chemrar.ru</w:t>
            </w:r>
          </w:p>
        </w:tc>
      </w:tr>
      <w:tr w:rsidR="00F71756" w:rsidRPr="00A7730B" w14:paraId="2228BD33" w14:textId="77777777" w:rsidTr="00F86ABB">
        <w:trPr>
          <w:cantSplit/>
        </w:trPr>
        <w:tc>
          <w:tcPr>
            <w:tcW w:w="1874" w:type="pct"/>
          </w:tcPr>
          <w:p w14:paraId="7C0BA160" w14:textId="77777777" w:rsidR="00F71756" w:rsidRPr="00A7730B" w:rsidRDefault="00F71756" w:rsidP="00B4269B">
            <w:pPr>
              <w:pStyle w:val="TableLeft"/>
              <w:spacing w:after="120"/>
              <w:rPr>
                <w:b/>
                <w:noProof/>
                <w:szCs w:val="24"/>
                <w:lang w:val="ru-RU"/>
              </w:rPr>
            </w:pPr>
            <w:r w:rsidRPr="00A7730B">
              <w:rPr>
                <w:b/>
                <w:noProof/>
                <w:szCs w:val="24"/>
                <w:lang w:val="ru-RU"/>
              </w:rPr>
              <w:t>КИО, МЕДИЦИНСКАЯ ЭКСПЕРТИЗА, ФАРМАКОНАДЗОР</w:t>
            </w:r>
            <w:r w:rsidR="00572127" w:rsidRPr="00A7730B">
              <w:rPr>
                <w:b/>
                <w:noProof/>
                <w:szCs w:val="24"/>
                <w:lang w:val="ru-RU"/>
              </w:rPr>
              <w:t xml:space="preserve">, </w:t>
            </w:r>
            <w:r w:rsidR="00572127" w:rsidRPr="00A7730B">
              <w:rPr>
                <w:b/>
                <w:noProof/>
                <w:lang w:val="ru-RU"/>
              </w:rPr>
              <w:t>ОБРАБОТКА ДАННЫХ И БИОСТАТИСТИКА</w:t>
            </w:r>
          </w:p>
        </w:tc>
        <w:tc>
          <w:tcPr>
            <w:tcW w:w="3126" w:type="pct"/>
          </w:tcPr>
          <w:p w14:paraId="653AC76D" w14:textId="77777777" w:rsidR="00F71756" w:rsidRPr="00A7730B" w:rsidRDefault="00F71756" w:rsidP="00B4269B">
            <w:pPr>
              <w:spacing w:after="0"/>
              <w:ind w:firstLine="34"/>
              <w:rPr>
                <w:noProof/>
                <w:szCs w:val="20"/>
                <w:lang w:val="ru-RU"/>
              </w:rPr>
            </w:pPr>
            <w:r w:rsidRPr="00A7730B">
              <w:rPr>
                <w:noProof/>
                <w:szCs w:val="20"/>
                <w:lang w:val="ru-RU"/>
              </w:rPr>
              <w:t>ООО «ИФАРМА»</w:t>
            </w:r>
          </w:p>
          <w:p w14:paraId="1B017BA3" w14:textId="77777777" w:rsidR="00F71756" w:rsidRPr="00A7730B" w:rsidRDefault="00F71756" w:rsidP="00DC7BDD">
            <w:pPr>
              <w:spacing w:after="0"/>
              <w:ind w:firstLine="34"/>
              <w:rPr>
                <w:noProof/>
                <w:szCs w:val="20"/>
                <w:lang w:val="ru-RU"/>
              </w:rPr>
            </w:pPr>
            <w:r w:rsidRPr="00A7730B">
              <w:rPr>
                <w:noProof/>
                <w:szCs w:val="20"/>
                <w:lang w:val="ru-RU"/>
              </w:rPr>
              <w:t>Россия, 143026, Москва</w:t>
            </w:r>
            <w:r w:rsidR="00DC7BDD" w:rsidRPr="00A7730B">
              <w:rPr>
                <w:noProof/>
                <w:szCs w:val="20"/>
                <w:lang w:val="ru-RU"/>
              </w:rPr>
              <w:t xml:space="preserve">, </w:t>
            </w:r>
            <w:r w:rsidRPr="00A7730B">
              <w:rPr>
                <w:noProof/>
                <w:szCs w:val="20"/>
                <w:lang w:val="ru-RU"/>
              </w:rPr>
              <w:t>Территория инновационного центра Сколково</w:t>
            </w:r>
            <w:r w:rsidR="00DC7BDD" w:rsidRPr="00A7730B">
              <w:rPr>
                <w:noProof/>
                <w:szCs w:val="20"/>
                <w:lang w:val="ru-RU"/>
              </w:rPr>
              <w:t xml:space="preserve">, </w:t>
            </w:r>
            <w:r w:rsidRPr="00A7730B">
              <w:rPr>
                <w:noProof/>
                <w:szCs w:val="20"/>
                <w:lang w:val="ru-RU"/>
              </w:rPr>
              <w:t>ул. Нобеля, д.7</w:t>
            </w:r>
          </w:p>
          <w:p w14:paraId="22F0EA4B" w14:textId="77777777" w:rsidR="00F71756" w:rsidRPr="00A7730B" w:rsidRDefault="00F71756" w:rsidP="00B4269B">
            <w:pPr>
              <w:spacing w:after="0"/>
              <w:ind w:firstLine="34"/>
              <w:rPr>
                <w:noProof/>
                <w:szCs w:val="20"/>
                <w:lang w:val="ru-RU"/>
              </w:rPr>
            </w:pPr>
            <w:r w:rsidRPr="00A7730B">
              <w:rPr>
                <w:noProof/>
                <w:szCs w:val="20"/>
                <w:lang w:val="ru-RU"/>
              </w:rPr>
              <w:t>Тел. +7 (495) 276-11-43</w:t>
            </w:r>
          </w:p>
          <w:p w14:paraId="0F58FD11" w14:textId="77777777" w:rsidR="00F71756" w:rsidRPr="00A7730B" w:rsidRDefault="00F71756" w:rsidP="00B4269B">
            <w:pPr>
              <w:spacing w:after="0"/>
              <w:ind w:firstLine="34"/>
              <w:rPr>
                <w:noProof/>
                <w:szCs w:val="20"/>
                <w:lang w:val="ru-RU"/>
              </w:rPr>
            </w:pPr>
            <w:r w:rsidRPr="00A7730B">
              <w:rPr>
                <w:noProof/>
                <w:szCs w:val="20"/>
                <w:lang w:val="ru-RU"/>
              </w:rPr>
              <w:t>Факс +7 (495) 276-11-47</w:t>
            </w:r>
          </w:p>
          <w:p w14:paraId="63F12308" w14:textId="77777777" w:rsidR="00F71756" w:rsidRPr="00A7730B" w:rsidRDefault="00F71756" w:rsidP="00B4269B">
            <w:pPr>
              <w:spacing w:after="0"/>
              <w:ind w:firstLine="34"/>
              <w:rPr>
                <w:noProof/>
                <w:szCs w:val="20"/>
                <w:lang w:val="ru-RU"/>
              </w:rPr>
            </w:pPr>
            <w:r w:rsidRPr="00A7730B">
              <w:rPr>
                <w:noProof/>
                <w:szCs w:val="20"/>
                <w:lang w:val="ru-RU"/>
              </w:rPr>
              <w:t>Эл. адрес для отправки сообщений по безопасности:</w:t>
            </w:r>
          </w:p>
          <w:p w14:paraId="34D9CA0A" w14:textId="77777777" w:rsidR="00F71756" w:rsidRPr="00A7730B" w:rsidRDefault="00F71756" w:rsidP="00B4269B">
            <w:pPr>
              <w:spacing w:after="0"/>
              <w:ind w:firstLine="34"/>
              <w:rPr>
                <w:noProof/>
                <w:lang w:val="ru-RU"/>
              </w:rPr>
            </w:pPr>
            <w:r w:rsidRPr="00A7730B">
              <w:rPr>
                <w:noProof/>
                <w:szCs w:val="20"/>
                <w:lang w:val="ru-RU"/>
              </w:rPr>
              <w:t>SAE@ipharma.ru</w:t>
            </w:r>
          </w:p>
        </w:tc>
      </w:tr>
      <w:tr w:rsidR="00F71756" w:rsidRPr="006D4EC9" w14:paraId="0D2C62E0" w14:textId="77777777" w:rsidTr="00F86ABB">
        <w:trPr>
          <w:cantSplit/>
        </w:trPr>
        <w:tc>
          <w:tcPr>
            <w:tcW w:w="1874" w:type="pct"/>
          </w:tcPr>
          <w:p w14:paraId="0FEEFFA8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Востокова Н.В.</w:t>
            </w:r>
          </w:p>
        </w:tc>
        <w:tc>
          <w:tcPr>
            <w:tcW w:w="3126" w:type="pct"/>
          </w:tcPr>
          <w:p w14:paraId="5ED2975D" w14:textId="77777777" w:rsidR="00F71756" w:rsidRPr="00A7730B" w:rsidRDefault="00F71756" w:rsidP="00565298">
            <w:pPr>
              <w:pStyle w:val="TableLeft"/>
              <w:spacing w:after="0"/>
              <w:rPr>
                <w:noProof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Исполнительный директор</w:t>
            </w:r>
          </w:p>
          <w:p w14:paraId="5005A1A0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 xml:space="preserve">Тел.: +7 (495) </w:t>
            </w:r>
            <w:r w:rsidR="00565298" w:rsidRPr="00A7730B">
              <w:rPr>
                <w:noProof/>
                <w:lang w:val="ru-RU"/>
              </w:rPr>
              <w:t>276-11-43</w:t>
            </w:r>
          </w:p>
          <w:p w14:paraId="031664F9" w14:textId="77777777" w:rsidR="00F71756" w:rsidRPr="00A7730B" w:rsidRDefault="00F71756" w:rsidP="00B4269B">
            <w:pPr>
              <w:spacing w:after="0"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Эл</w:t>
            </w:r>
            <w:proofErr w:type="gramStart"/>
            <w:r w:rsidRPr="00A7730B">
              <w:rPr>
                <w:lang w:val="ru-RU"/>
              </w:rPr>
              <w:t>.</w:t>
            </w:r>
            <w:proofErr w:type="gramEnd"/>
            <w:r w:rsidRPr="00A7730B">
              <w:rPr>
                <w:lang w:val="ru-RU"/>
              </w:rPr>
              <w:t xml:space="preserve"> </w:t>
            </w:r>
            <w:proofErr w:type="gramStart"/>
            <w:r w:rsidRPr="00A7730B">
              <w:rPr>
                <w:lang w:val="ru-RU"/>
              </w:rPr>
              <w:t>а</w:t>
            </w:r>
            <w:proofErr w:type="gramEnd"/>
            <w:r w:rsidRPr="00A7730B">
              <w:rPr>
                <w:lang w:val="ru-RU"/>
              </w:rPr>
              <w:t>дрес: nv@ipharma.ru</w:t>
            </w:r>
          </w:p>
        </w:tc>
      </w:tr>
      <w:tr w:rsidR="00F71756" w:rsidRPr="006D4EC9" w14:paraId="350E19E7" w14:textId="77777777" w:rsidTr="00F86ABB">
        <w:trPr>
          <w:cantSplit/>
        </w:trPr>
        <w:tc>
          <w:tcPr>
            <w:tcW w:w="1874" w:type="pct"/>
          </w:tcPr>
          <w:p w14:paraId="7AD9EA9D" w14:textId="77777777" w:rsidR="00F71756" w:rsidRPr="00A7730B" w:rsidRDefault="00F71756" w:rsidP="00B4269B">
            <w:pPr>
              <w:keepLines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Меркулова Е.А.</w:t>
            </w:r>
          </w:p>
        </w:tc>
        <w:tc>
          <w:tcPr>
            <w:tcW w:w="3126" w:type="pct"/>
          </w:tcPr>
          <w:p w14:paraId="150A858F" w14:textId="77777777" w:rsidR="00F71756" w:rsidRPr="00A7730B" w:rsidRDefault="00F71756" w:rsidP="00565298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Руководитель проектов</w:t>
            </w:r>
          </w:p>
          <w:p w14:paraId="4FB2854E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Тел.: +7 (495) </w:t>
            </w:r>
            <w:r w:rsidR="00565298" w:rsidRPr="00A7730B">
              <w:rPr>
                <w:noProof/>
                <w:szCs w:val="24"/>
                <w:lang w:val="ru-RU"/>
              </w:rPr>
              <w:t>276-11-43</w:t>
            </w:r>
          </w:p>
          <w:p w14:paraId="0EB0F0AF" w14:textId="77777777" w:rsidR="00F71756" w:rsidRPr="00A7730B" w:rsidRDefault="00F71756" w:rsidP="00B4269B">
            <w:pPr>
              <w:spacing w:after="0"/>
              <w:ind w:firstLine="0"/>
              <w:jc w:val="left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 xml:space="preserve">Эл. адрес: </w:t>
            </w:r>
            <w:hyperlink r:id="rId9" w:history="1">
              <w:r w:rsidRPr="00A7730B">
                <w:rPr>
                  <w:noProof/>
                </w:rPr>
                <w:t>eam</w:t>
              </w:r>
              <w:r w:rsidRPr="00A7730B">
                <w:rPr>
                  <w:noProof/>
                  <w:lang w:val="ru-RU"/>
                </w:rPr>
                <w:t>@</w:t>
              </w:r>
              <w:r w:rsidRPr="00A7730B">
                <w:rPr>
                  <w:noProof/>
                </w:rPr>
                <w:t>ipharma</w:t>
              </w:r>
              <w:r w:rsidRPr="00A7730B">
                <w:rPr>
                  <w:noProof/>
                  <w:lang w:val="ru-RU"/>
                </w:rPr>
                <w:t>.</w:t>
              </w:r>
              <w:r w:rsidRPr="00A7730B">
                <w:rPr>
                  <w:noProof/>
                </w:rPr>
                <w:t>ru</w:t>
              </w:r>
            </w:hyperlink>
          </w:p>
        </w:tc>
      </w:tr>
      <w:tr w:rsidR="00F71756" w:rsidRPr="006D4EC9" w14:paraId="7217D5DB" w14:textId="77777777" w:rsidTr="00F86ABB">
        <w:trPr>
          <w:cantSplit/>
        </w:trPr>
        <w:tc>
          <w:tcPr>
            <w:tcW w:w="1874" w:type="pct"/>
          </w:tcPr>
          <w:p w14:paraId="790492D3" w14:textId="77777777" w:rsidR="00F71756" w:rsidRPr="00A7730B" w:rsidRDefault="00E04CD8" w:rsidP="00B4269B">
            <w:pPr>
              <w:keepLines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Трахтенберг Ю.А.</w:t>
            </w:r>
          </w:p>
        </w:tc>
        <w:tc>
          <w:tcPr>
            <w:tcW w:w="3126" w:type="pct"/>
          </w:tcPr>
          <w:p w14:paraId="3F8195AC" w14:textId="77777777" w:rsidR="00F71756" w:rsidRPr="00A7730B" w:rsidRDefault="00F71756" w:rsidP="00565298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Медицинский </w:t>
            </w:r>
            <w:r w:rsidR="006E25D9" w:rsidRPr="00A7730B">
              <w:rPr>
                <w:noProof/>
                <w:szCs w:val="24"/>
                <w:lang w:val="ru-RU"/>
              </w:rPr>
              <w:t>директор</w:t>
            </w:r>
          </w:p>
          <w:p w14:paraId="6957CC69" w14:textId="77777777" w:rsidR="00F71756" w:rsidRPr="00A7730B" w:rsidRDefault="00F71756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Тел.: +7 (495) </w:t>
            </w:r>
            <w:r w:rsidR="00565298" w:rsidRPr="00A7730B">
              <w:rPr>
                <w:noProof/>
                <w:szCs w:val="24"/>
                <w:lang w:val="ru-RU"/>
              </w:rPr>
              <w:t>276-11-43</w:t>
            </w:r>
          </w:p>
          <w:p w14:paraId="6849CBAF" w14:textId="77777777" w:rsidR="00F71756" w:rsidRPr="00A7730B" w:rsidRDefault="00F71756" w:rsidP="00B4269B">
            <w:pPr>
              <w:spacing w:after="0"/>
              <w:ind w:firstLine="0"/>
              <w:jc w:val="left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 xml:space="preserve">Эл. адрес: </w:t>
            </w:r>
            <w:r w:rsidR="006E25D9" w:rsidRPr="00A7730B">
              <w:rPr>
                <w:noProof/>
                <w:lang w:val="ru-RU"/>
              </w:rPr>
              <w:t>jat@ipharma.ru</w:t>
            </w:r>
          </w:p>
        </w:tc>
      </w:tr>
      <w:tr w:rsidR="00F86ABB" w:rsidRPr="006D4EC9" w14:paraId="6C5B9ED5" w14:textId="77777777" w:rsidTr="00F86ABB">
        <w:trPr>
          <w:cantSplit/>
        </w:trPr>
        <w:tc>
          <w:tcPr>
            <w:tcW w:w="1874" w:type="pct"/>
          </w:tcPr>
          <w:p w14:paraId="1774383C" w14:textId="77777777" w:rsidR="00F86ABB" w:rsidRPr="00A7730B" w:rsidRDefault="00F86ABB" w:rsidP="00B4269B">
            <w:pPr>
              <w:keepLines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Горчаков Д.С.</w:t>
            </w:r>
          </w:p>
        </w:tc>
        <w:tc>
          <w:tcPr>
            <w:tcW w:w="3126" w:type="pct"/>
          </w:tcPr>
          <w:p w14:paraId="609E0B12" w14:textId="77777777" w:rsidR="00F86ABB" w:rsidRPr="00A7730B" w:rsidRDefault="00F86ABB" w:rsidP="00F86AB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Медицинский советник</w:t>
            </w:r>
          </w:p>
          <w:p w14:paraId="2A1B9100" w14:textId="77777777" w:rsidR="00F86ABB" w:rsidRPr="00A7730B" w:rsidRDefault="00F86ABB" w:rsidP="00F86ABB">
            <w:pPr>
              <w:spacing w:after="0"/>
              <w:ind w:firstLine="0"/>
              <w:jc w:val="left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Тел.: +7 (495) 276-11-43</w:t>
            </w:r>
          </w:p>
          <w:p w14:paraId="7E967035" w14:textId="77777777" w:rsidR="00F86ABB" w:rsidRPr="00A7730B" w:rsidRDefault="00F86ABB" w:rsidP="00F86ABB">
            <w:pPr>
              <w:spacing w:after="0"/>
              <w:ind w:firstLine="0"/>
              <w:jc w:val="left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Эл. адрес: dgor@ipharma.ru</w:t>
            </w:r>
          </w:p>
        </w:tc>
      </w:tr>
      <w:tr w:rsidR="00141AF2" w:rsidRPr="006D4EC9" w14:paraId="089984CD" w14:textId="77777777" w:rsidTr="00F86ABB">
        <w:trPr>
          <w:cantSplit/>
        </w:trPr>
        <w:tc>
          <w:tcPr>
            <w:tcW w:w="1874" w:type="pct"/>
          </w:tcPr>
          <w:p w14:paraId="11E93BB5" w14:textId="77777777" w:rsidR="00141AF2" w:rsidRPr="00A7730B" w:rsidRDefault="00141AF2" w:rsidP="00B4269B">
            <w:pPr>
              <w:keepLines/>
              <w:ind w:firstLine="0"/>
              <w:jc w:val="left"/>
              <w:rPr>
                <w:lang w:val="ru-RU"/>
              </w:rPr>
            </w:pPr>
            <w:r w:rsidRPr="00A7730B">
              <w:rPr>
                <w:lang w:val="ru-RU"/>
              </w:rPr>
              <w:t>Холькин П.</w:t>
            </w:r>
            <w:r w:rsidR="00604E9C" w:rsidRPr="00A7730B">
              <w:rPr>
                <w:lang w:val="ru-RU"/>
              </w:rPr>
              <w:t>В.</w:t>
            </w:r>
          </w:p>
        </w:tc>
        <w:tc>
          <w:tcPr>
            <w:tcW w:w="3126" w:type="pct"/>
          </w:tcPr>
          <w:p w14:paraId="3BA438A4" w14:textId="77777777" w:rsidR="00141AF2" w:rsidRPr="00A7730B" w:rsidRDefault="00141AF2" w:rsidP="00141AF2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Директор по управлению данными</w:t>
            </w:r>
          </w:p>
          <w:p w14:paraId="261DB3A9" w14:textId="77777777" w:rsidR="00141AF2" w:rsidRPr="00A7730B" w:rsidRDefault="00141AF2" w:rsidP="00141AF2">
            <w:pPr>
              <w:spacing w:after="0"/>
              <w:ind w:firstLine="0"/>
              <w:jc w:val="left"/>
              <w:rPr>
                <w:noProof/>
                <w:lang w:val="ru-RU"/>
              </w:rPr>
            </w:pPr>
            <w:r w:rsidRPr="00A7730B">
              <w:rPr>
                <w:noProof/>
                <w:lang w:val="ru-RU"/>
              </w:rPr>
              <w:t>Тел. +7 (495) 276-11-43</w:t>
            </w:r>
          </w:p>
          <w:p w14:paraId="5C822A31" w14:textId="77777777" w:rsidR="00141AF2" w:rsidRPr="00A7730B" w:rsidRDefault="00141AF2" w:rsidP="00565298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Эл. адрес: </w:t>
            </w:r>
            <w:hyperlink r:id="rId10" w:history="1">
              <w:r w:rsidRPr="00A7730B">
                <w:rPr>
                  <w:noProof/>
                  <w:szCs w:val="24"/>
                  <w:lang w:val="ru-RU"/>
                </w:rPr>
                <w:t xml:space="preserve"> khopv@ipharma.ru</w:t>
              </w:r>
            </w:hyperlink>
          </w:p>
        </w:tc>
      </w:tr>
      <w:tr w:rsidR="00604E9C" w:rsidRPr="006D4EC9" w14:paraId="104042D9" w14:textId="77777777" w:rsidTr="00F86ABB">
        <w:trPr>
          <w:cantSplit/>
        </w:trPr>
        <w:tc>
          <w:tcPr>
            <w:tcW w:w="1874" w:type="pct"/>
          </w:tcPr>
          <w:p w14:paraId="04886EA3" w14:textId="77777777" w:rsidR="00604E9C" w:rsidRPr="00A7730B" w:rsidRDefault="00604E9C" w:rsidP="00BB6937">
            <w:pPr>
              <w:pStyle w:val="TableLeft"/>
              <w:contextualSpacing/>
              <w:rPr>
                <w:lang w:val="ru-RU"/>
              </w:rPr>
            </w:pPr>
            <w:r w:rsidRPr="00A7730B">
              <w:rPr>
                <w:lang w:val="ru-RU"/>
              </w:rPr>
              <w:t>Егорова А.Н.</w:t>
            </w:r>
          </w:p>
          <w:p w14:paraId="0109259B" w14:textId="77777777" w:rsidR="00604E9C" w:rsidRPr="00A7730B" w:rsidRDefault="00604E9C" w:rsidP="00BB6937">
            <w:pPr>
              <w:pStyle w:val="TableLeft"/>
              <w:contextualSpacing/>
              <w:rPr>
                <w:lang w:val="ru-RU"/>
              </w:rPr>
            </w:pPr>
          </w:p>
        </w:tc>
        <w:tc>
          <w:tcPr>
            <w:tcW w:w="3126" w:type="pct"/>
          </w:tcPr>
          <w:p w14:paraId="56F45C3C" w14:textId="77777777" w:rsidR="00604E9C" w:rsidRPr="00A7730B" w:rsidRDefault="00604E9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Биостатистик</w:t>
            </w:r>
          </w:p>
          <w:p w14:paraId="77835B16" w14:textId="77777777" w:rsidR="00604E9C" w:rsidRPr="00A7730B" w:rsidRDefault="00604E9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Тел. +7 (495) 276-11-43</w:t>
            </w:r>
          </w:p>
          <w:p w14:paraId="054A58E0" w14:textId="77777777" w:rsidR="00604E9C" w:rsidRPr="00A7730B" w:rsidRDefault="00604E9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Эл. адрес: </w:t>
            </w:r>
            <w:hyperlink r:id="rId11" w:history="1">
              <w:r w:rsidRPr="00A7730B">
                <w:rPr>
                  <w:noProof/>
                  <w:szCs w:val="24"/>
                  <w:lang w:val="ru-RU"/>
                </w:rPr>
                <w:t>ean@</w:t>
              </w:r>
              <w:r w:rsidRPr="00A7730B">
                <w:rPr>
                  <w:noProof/>
                  <w:szCs w:val="24"/>
                </w:rPr>
                <w:t>ipharma</w:t>
              </w:r>
              <w:r w:rsidRPr="00A7730B">
                <w:rPr>
                  <w:noProof/>
                  <w:szCs w:val="24"/>
                  <w:lang w:val="ru-RU"/>
                </w:rPr>
                <w:t>.</w:t>
              </w:r>
              <w:r w:rsidRPr="00A7730B">
                <w:rPr>
                  <w:noProof/>
                  <w:szCs w:val="24"/>
                </w:rPr>
                <w:t>ru</w:t>
              </w:r>
            </w:hyperlink>
            <w:r w:rsidRPr="00A7730B">
              <w:rPr>
                <w:noProof/>
                <w:szCs w:val="24"/>
                <w:lang w:val="ru-RU"/>
              </w:rPr>
              <w:t xml:space="preserve"> </w:t>
            </w:r>
          </w:p>
        </w:tc>
      </w:tr>
      <w:tr w:rsidR="00604E9C" w:rsidRPr="00A7730B" w14:paraId="4DE27B36" w14:textId="77777777" w:rsidTr="00F86ABB">
        <w:trPr>
          <w:cantSplit/>
        </w:trPr>
        <w:tc>
          <w:tcPr>
            <w:tcW w:w="1874" w:type="pct"/>
          </w:tcPr>
          <w:p w14:paraId="0C513E86" w14:textId="77777777" w:rsidR="00604E9C" w:rsidRPr="00A7730B" w:rsidRDefault="00604E9C" w:rsidP="00BB6937">
            <w:pPr>
              <w:pStyle w:val="TableLeft"/>
              <w:keepNext/>
              <w:spacing w:after="0"/>
              <w:contextualSpacing/>
              <w:rPr>
                <w:b/>
                <w:noProof/>
                <w:szCs w:val="24"/>
                <w:lang w:val="ru-RU"/>
              </w:rPr>
            </w:pPr>
            <w:r w:rsidRPr="00A7730B">
              <w:rPr>
                <w:b/>
                <w:noProof/>
                <w:szCs w:val="24"/>
                <w:lang w:val="ru-RU"/>
              </w:rPr>
              <w:t>БИОАНАЛИТИЧЕСКАЯ ЛАБОРАТОРИЯ</w:t>
            </w:r>
          </w:p>
        </w:tc>
        <w:tc>
          <w:tcPr>
            <w:tcW w:w="3126" w:type="pct"/>
          </w:tcPr>
          <w:p w14:paraId="23D85D4B" w14:textId="77777777" w:rsidR="00604E9C" w:rsidRPr="00A7730B" w:rsidRDefault="00604E9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ООО «НИИ ХимРар»</w:t>
            </w:r>
          </w:p>
          <w:p w14:paraId="3E7FCC14" w14:textId="77777777" w:rsidR="00604E9C" w:rsidRPr="00A7730B" w:rsidRDefault="00604E9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Россия, 141400, МО, Химки </w:t>
            </w:r>
          </w:p>
          <w:p w14:paraId="47C50032" w14:textId="77777777" w:rsidR="00604E9C" w:rsidRPr="00A7730B" w:rsidRDefault="00604E9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ул. Рабочая, д. 2а, корп.1</w:t>
            </w:r>
          </w:p>
          <w:p w14:paraId="6BA54B56" w14:textId="77777777" w:rsidR="00604E9C" w:rsidRPr="00A7730B" w:rsidRDefault="00604E9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Тел. +7 (495) 995-49-41</w:t>
            </w:r>
          </w:p>
          <w:p w14:paraId="3F4825E4" w14:textId="77777777" w:rsidR="00604E9C" w:rsidRPr="00A7730B" w:rsidRDefault="00604E9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Факс +7 (495) 626-9780</w:t>
            </w:r>
          </w:p>
        </w:tc>
      </w:tr>
      <w:tr w:rsidR="00604E9C" w:rsidRPr="006D4EC9" w14:paraId="1935CF64" w14:textId="77777777" w:rsidTr="00F86ABB">
        <w:trPr>
          <w:cantSplit/>
        </w:trPr>
        <w:tc>
          <w:tcPr>
            <w:tcW w:w="1874" w:type="pct"/>
          </w:tcPr>
          <w:p w14:paraId="049DA93A" w14:textId="77777777" w:rsidR="00604E9C" w:rsidRPr="00A7730B" w:rsidRDefault="00604E9C" w:rsidP="00BB6937">
            <w:pPr>
              <w:pStyle w:val="TableLeft"/>
              <w:spacing w:after="0"/>
              <w:contextualSpacing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Корякова А.Г.</w:t>
            </w:r>
          </w:p>
        </w:tc>
        <w:tc>
          <w:tcPr>
            <w:tcW w:w="3126" w:type="pct"/>
          </w:tcPr>
          <w:p w14:paraId="2F71CB0C" w14:textId="77777777" w:rsidR="00604E9C" w:rsidRPr="00A7730B" w:rsidRDefault="00604E9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Руководитель лаборатории биоаналитики</w:t>
            </w:r>
          </w:p>
          <w:p w14:paraId="3B874EF2" w14:textId="77777777" w:rsidR="00604E9C" w:rsidRPr="00A7730B" w:rsidRDefault="00604E9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Тел. +7 (495) 995-49-41</w:t>
            </w:r>
          </w:p>
          <w:p w14:paraId="50EC6D9C" w14:textId="77777777" w:rsidR="00604E9C" w:rsidRPr="00A7730B" w:rsidRDefault="00604E9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Эл. адрес: </w:t>
            </w:r>
            <w:hyperlink r:id="rId12" w:history="1">
              <w:r w:rsidRPr="00A7730B">
                <w:rPr>
                  <w:szCs w:val="24"/>
                  <w:lang w:val="ru-RU"/>
                </w:rPr>
                <w:t>agk@iihr.ru</w:t>
              </w:r>
            </w:hyperlink>
          </w:p>
        </w:tc>
      </w:tr>
      <w:tr w:rsidR="00F71756" w:rsidRPr="006D4EC9" w14:paraId="5CF0F2EE" w14:textId="77777777" w:rsidTr="00F86ABB">
        <w:trPr>
          <w:cantSplit/>
        </w:trPr>
        <w:tc>
          <w:tcPr>
            <w:tcW w:w="1874" w:type="pct"/>
          </w:tcPr>
          <w:p w14:paraId="40620160" w14:textId="77777777" w:rsidR="00F71756" w:rsidRPr="00A7730B" w:rsidRDefault="00F71756" w:rsidP="00B4269B">
            <w:pPr>
              <w:keepLines/>
              <w:ind w:firstLine="0"/>
              <w:jc w:val="left"/>
              <w:rPr>
                <w:noProof/>
                <w:lang w:val="ru-RU"/>
              </w:rPr>
            </w:pPr>
            <w:r w:rsidRPr="00A7730B">
              <w:rPr>
                <w:b/>
                <w:noProof/>
                <w:lang w:val="ru-RU"/>
              </w:rPr>
              <w:t>ЦЕНТРАЛЬНАЯ ЛАБОРАТОРИЯ</w:t>
            </w:r>
          </w:p>
        </w:tc>
        <w:tc>
          <w:tcPr>
            <w:tcW w:w="3126" w:type="pct"/>
          </w:tcPr>
          <w:p w14:paraId="0ADB95BF" w14:textId="77777777" w:rsidR="00141AF2" w:rsidRPr="00A7730B" w:rsidRDefault="00141AF2" w:rsidP="00141AF2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CMD - Центр молекулярной диагностики</w:t>
            </w:r>
          </w:p>
          <w:p w14:paraId="250C7A02" w14:textId="77777777" w:rsidR="00141AF2" w:rsidRPr="00A7730B" w:rsidRDefault="00141AF2" w:rsidP="00141AF2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(ФБУН ЦНИИ Эпидемиологии Роспотребнадзора)</w:t>
            </w:r>
          </w:p>
          <w:p w14:paraId="6AB16C5A" w14:textId="77777777" w:rsidR="00141AF2" w:rsidRPr="00A7730B" w:rsidRDefault="00141AF2" w:rsidP="00141AF2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Россия, 111123, Москва, </w:t>
            </w:r>
          </w:p>
          <w:p w14:paraId="3396996E" w14:textId="77777777" w:rsidR="00141AF2" w:rsidRPr="00A7730B" w:rsidRDefault="00141AF2" w:rsidP="00141AF2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ул. Новогиреевская, д. 3а; ул. Полимерная, д. 8.</w:t>
            </w:r>
          </w:p>
          <w:p w14:paraId="3388D78B" w14:textId="77777777" w:rsidR="00141AF2" w:rsidRPr="00A7730B" w:rsidRDefault="00141AF2" w:rsidP="00141AF2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Тел.: +7 (495) 788-00-01</w:t>
            </w:r>
          </w:p>
          <w:p w14:paraId="23C1CD62" w14:textId="77777777" w:rsidR="00F71756" w:rsidRPr="00A7730B" w:rsidRDefault="00141AF2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Эл. адрес: </w:t>
            </w:r>
            <w:hyperlink r:id="rId13" w:history="1">
              <w:r w:rsidRPr="00A7730B">
                <w:rPr>
                  <w:lang w:val="ru-RU"/>
                </w:rPr>
                <w:t>info@cmd-online.ru</w:t>
              </w:r>
            </w:hyperlink>
            <w:r w:rsidRPr="00A7730B">
              <w:rPr>
                <w:noProof/>
                <w:szCs w:val="24"/>
                <w:lang w:val="ru-RU"/>
              </w:rPr>
              <w:t xml:space="preserve"> </w:t>
            </w:r>
          </w:p>
        </w:tc>
      </w:tr>
      <w:tr w:rsidR="009237AC" w:rsidRPr="006D4EC9" w14:paraId="356419FC" w14:textId="77777777" w:rsidTr="00F86ABB">
        <w:trPr>
          <w:cantSplit/>
        </w:trPr>
        <w:tc>
          <w:tcPr>
            <w:tcW w:w="1874" w:type="pct"/>
          </w:tcPr>
          <w:p w14:paraId="22A4757F" w14:textId="77777777" w:rsidR="009237AC" w:rsidRPr="00A7730B" w:rsidRDefault="009237AC" w:rsidP="00BB6937">
            <w:pPr>
              <w:pStyle w:val="TableLeft"/>
              <w:spacing w:after="0"/>
              <w:contextualSpacing/>
              <w:rPr>
                <w:lang w:val="ru-RU"/>
              </w:rPr>
            </w:pPr>
            <w:r w:rsidRPr="00A7730B">
              <w:rPr>
                <w:noProof/>
                <w:lang w:val="ru-RU"/>
              </w:rPr>
              <w:lastRenderedPageBreak/>
              <w:t>Белозерова</w:t>
            </w:r>
            <w:r w:rsidRPr="00A7730B">
              <w:rPr>
                <w:lang w:val="ru-RU"/>
              </w:rPr>
              <w:t xml:space="preserve"> Е.А.</w:t>
            </w:r>
          </w:p>
        </w:tc>
        <w:tc>
          <w:tcPr>
            <w:tcW w:w="3126" w:type="pct"/>
          </w:tcPr>
          <w:p w14:paraId="1A3C453B" w14:textId="77777777" w:rsidR="009237AC" w:rsidRPr="00A7730B" w:rsidRDefault="009237A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Менеджер по подготовке проектов клинических исследований</w:t>
            </w:r>
            <w:r w:rsidRPr="00A7730B" w:rsidDel="00C72237">
              <w:rPr>
                <w:noProof/>
                <w:szCs w:val="24"/>
                <w:lang w:val="ru-RU"/>
              </w:rPr>
              <w:t xml:space="preserve"> </w:t>
            </w:r>
          </w:p>
          <w:p w14:paraId="1538B5D6" w14:textId="77777777" w:rsidR="009237AC" w:rsidRPr="00A7730B" w:rsidRDefault="009237A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Тел.: +7 (495) 974-96-44 доб. 2836</w:t>
            </w:r>
          </w:p>
          <w:p w14:paraId="3BA49E92" w14:textId="77777777" w:rsidR="009237AC" w:rsidRPr="00A7730B" w:rsidRDefault="009237A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Эл. адрес: belozerova@cmd.su</w:t>
            </w:r>
          </w:p>
        </w:tc>
      </w:tr>
      <w:tr w:rsidR="009237AC" w:rsidRPr="00A7730B" w14:paraId="486195EA" w14:textId="77777777" w:rsidTr="00F86ABB">
        <w:trPr>
          <w:cantSplit/>
        </w:trPr>
        <w:tc>
          <w:tcPr>
            <w:tcW w:w="1874" w:type="pct"/>
          </w:tcPr>
          <w:p w14:paraId="5C45B54F" w14:textId="77777777" w:rsidR="009237AC" w:rsidRPr="00A7730B" w:rsidRDefault="009237AC" w:rsidP="00BB6937">
            <w:pPr>
              <w:pStyle w:val="TableLeft"/>
              <w:keepNext/>
              <w:spacing w:after="120"/>
              <w:rPr>
                <w:b/>
                <w:noProof/>
                <w:szCs w:val="24"/>
              </w:rPr>
            </w:pPr>
            <w:r w:rsidRPr="00A7730B">
              <w:rPr>
                <w:b/>
                <w:noProof/>
                <w:szCs w:val="24"/>
                <w:lang w:val="ru-RU"/>
              </w:rPr>
              <w:t>ГЕНЕТИЧЕСКАЯ ЛАБОРАТОРИЯ</w:t>
            </w:r>
          </w:p>
        </w:tc>
        <w:tc>
          <w:tcPr>
            <w:tcW w:w="3126" w:type="pct"/>
          </w:tcPr>
          <w:p w14:paraId="79496C97" w14:textId="77777777" w:rsidR="009237AC" w:rsidRPr="00A7730B" w:rsidRDefault="009237A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Научно-исследовательский центр ФГБОУ ДПО РМАНПО Минздрава России</w:t>
            </w:r>
            <w:r w:rsidRPr="00A7730B" w:rsidDel="00101956">
              <w:rPr>
                <w:noProof/>
                <w:szCs w:val="24"/>
                <w:lang w:val="ru-RU"/>
              </w:rPr>
              <w:t xml:space="preserve"> </w:t>
            </w:r>
          </w:p>
          <w:p w14:paraId="10D7D558" w14:textId="77777777" w:rsidR="009237AC" w:rsidRPr="00A7730B" w:rsidRDefault="009237A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Россия, 125284, Москва, 2-ой Боткинский проезд, д.7, к.2</w:t>
            </w:r>
          </w:p>
          <w:p w14:paraId="43204771" w14:textId="77777777" w:rsidR="009237AC" w:rsidRPr="00A7730B" w:rsidRDefault="009237AC" w:rsidP="00BB6937">
            <w:pPr>
              <w:pStyle w:val="TableLeft"/>
              <w:keepNext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Тел. +7 (495) 945-81-39</w:t>
            </w:r>
            <w:r w:rsidRPr="00A7730B" w:rsidDel="00101956">
              <w:rPr>
                <w:noProof/>
                <w:szCs w:val="24"/>
                <w:lang w:val="ru-RU"/>
              </w:rPr>
              <w:t xml:space="preserve"> </w:t>
            </w:r>
          </w:p>
        </w:tc>
      </w:tr>
      <w:tr w:rsidR="009237AC" w:rsidRPr="006D4EC9" w14:paraId="7BF57ECC" w14:textId="77777777" w:rsidTr="00F86ABB">
        <w:trPr>
          <w:cantSplit/>
        </w:trPr>
        <w:tc>
          <w:tcPr>
            <w:tcW w:w="1874" w:type="pct"/>
          </w:tcPr>
          <w:p w14:paraId="62C10002" w14:textId="77777777" w:rsidR="009237AC" w:rsidRPr="00A7730B" w:rsidRDefault="009237AC" w:rsidP="00BB6937">
            <w:pPr>
              <w:pStyle w:val="TableLeft"/>
              <w:keepNext/>
              <w:spacing w:after="120"/>
              <w:rPr>
                <w:b/>
                <w:noProof/>
                <w:szCs w:val="24"/>
                <w:lang w:val="ru-RU"/>
              </w:rPr>
            </w:pPr>
            <w:r w:rsidRPr="00A7730B">
              <w:rPr>
                <w:lang w:val="ru-RU" w:eastAsia="ru-RU"/>
              </w:rPr>
              <w:t>Сычев</w:t>
            </w:r>
            <w:r w:rsidRPr="00A7730B">
              <w:rPr>
                <w:lang w:eastAsia="ru-RU"/>
              </w:rPr>
              <w:t> </w:t>
            </w:r>
            <w:r w:rsidRPr="00A7730B">
              <w:rPr>
                <w:lang w:val="ru-RU" w:eastAsia="ru-RU"/>
              </w:rPr>
              <w:t>Д.А.</w:t>
            </w:r>
          </w:p>
        </w:tc>
        <w:tc>
          <w:tcPr>
            <w:tcW w:w="3126" w:type="pct"/>
          </w:tcPr>
          <w:p w14:paraId="212A29F1" w14:textId="77777777" w:rsidR="009237AC" w:rsidRPr="00A7730B" w:rsidRDefault="009237AC" w:rsidP="00BB6937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Заведующий кафедрой клинической фармакологии и терапии </w:t>
            </w:r>
          </w:p>
          <w:p w14:paraId="6997B487" w14:textId="77777777" w:rsidR="009237AC" w:rsidRPr="00A7730B" w:rsidDel="00101956" w:rsidRDefault="009237AC" w:rsidP="00BB6937">
            <w:pPr>
              <w:pStyle w:val="TableLeft"/>
              <w:keepNext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Эл. адрес: dimasychev@mail.ru</w:t>
            </w:r>
          </w:p>
        </w:tc>
      </w:tr>
      <w:tr w:rsidR="009237AC" w:rsidRPr="006D4EC9" w14:paraId="4E87CD3F" w14:textId="77777777" w:rsidTr="00F86ABB">
        <w:trPr>
          <w:cantSplit/>
        </w:trPr>
        <w:tc>
          <w:tcPr>
            <w:tcW w:w="1874" w:type="pct"/>
          </w:tcPr>
          <w:p w14:paraId="140E5D8F" w14:textId="77777777" w:rsidR="009237AC" w:rsidRPr="00A7730B" w:rsidRDefault="009237AC" w:rsidP="00BB6937">
            <w:pPr>
              <w:pStyle w:val="TableLeft"/>
              <w:keepNext/>
              <w:spacing w:after="120"/>
              <w:rPr>
                <w:b/>
                <w:noProof/>
                <w:szCs w:val="24"/>
                <w:lang w:val="ru-RU"/>
              </w:rPr>
            </w:pPr>
            <w:r w:rsidRPr="00A7730B">
              <w:rPr>
                <w:lang w:val="ru-RU" w:eastAsia="ru-RU"/>
              </w:rPr>
              <w:t>Мирзаев К.Б.</w:t>
            </w:r>
          </w:p>
        </w:tc>
        <w:tc>
          <w:tcPr>
            <w:tcW w:w="3126" w:type="pct"/>
          </w:tcPr>
          <w:p w14:paraId="0627FDC3" w14:textId="77777777" w:rsidR="009237AC" w:rsidRPr="00A7730B" w:rsidRDefault="009237A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Заведующий отделом персонализированной медицины</w:t>
            </w:r>
          </w:p>
          <w:p w14:paraId="473EC7E7" w14:textId="77777777" w:rsidR="009237AC" w:rsidRPr="00A7730B" w:rsidDel="00101956" w:rsidRDefault="009237AC" w:rsidP="006E25D9">
            <w:pPr>
              <w:pStyle w:val="TableLeft"/>
              <w:keepNext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Эл. адрес: karin05doc@yandex.ru</w:t>
            </w:r>
          </w:p>
        </w:tc>
      </w:tr>
      <w:tr w:rsidR="009237AC" w:rsidRPr="006D4EC9" w14:paraId="65BC24BD" w14:textId="77777777" w:rsidTr="00F86ABB">
        <w:trPr>
          <w:cantSplit/>
        </w:trPr>
        <w:tc>
          <w:tcPr>
            <w:tcW w:w="1874" w:type="pct"/>
          </w:tcPr>
          <w:p w14:paraId="4AD9CC0B" w14:textId="77777777" w:rsidR="009237AC" w:rsidRPr="00A7730B" w:rsidRDefault="009237AC" w:rsidP="00BB6937">
            <w:pPr>
              <w:pStyle w:val="TableLeft"/>
              <w:keepNext/>
              <w:rPr>
                <w:lang w:val="ru-RU" w:eastAsia="ru-RU"/>
              </w:rPr>
            </w:pPr>
            <w:r w:rsidRPr="00A7730B">
              <w:rPr>
                <w:lang w:val="ru-RU" w:eastAsia="ru-RU"/>
              </w:rPr>
              <w:t>Гришина Е.А.</w:t>
            </w:r>
          </w:p>
        </w:tc>
        <w:tc>
          <w:tcPr>
            <w:tcW w:w="3126" w:type="pct"/>
          </w:tcPr>
          <w:p w14:paraId="207599E4" w14:textId="77777777" w:rsidR="009237AC" w:rsidRPr="00A7730B" w:rsidRDefault="009237A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Заведующая отделом молекулярной медицины</w:t>
            </w:r>
          </w:p>
          <w:p w14:paraId="5A9D75C6" w14:textId="77777777" w:rsidR="009237AC" w:rsidRPr="00A7730B" w:rsidRDefault="009237AC" w:rsidP="006E25D9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Эл. адрес: gelana2010@yandex.ru</w:t>
            </w:r>
          </w:p>
        </w:tc>
      </w:tr>
      <w:tr w:rsidR="009B6802" w:rsidRPr="00A7730B" w14:paraId="4E5BD9DA" w14:textId="77777777" w:rsidTr="00F86ABB">
        <w:trPr>
          <w:cantSplit/>
        </w:trPr>
        <w:tc>
          <w:tcPr>
            <w:tcW w:w="1874" w:type="pct"/>
          </w:tcPr>
          <w:p w14:paraId="7DDA5181" w14:textId="77777777" w:rsidR="009B6802" w:rsidRPr="00A7730B" w:rsidRDefault="009B6802" w:rsidP="00B4269B">
            <w:pPr>
              <w:keepLines/>
              <w:ind w:firstLine="0"/>
              <w:jc w:val="left"/>
              <w:rPr>
                <w:b/>
                <w:noProof/>
                <w:lang w:val="ru-RU"/>
              </w:rPr>
            </w:pPr>
            <w:r w:rsidRPr="00A7730B">
              <w:rPr>
                <w:b/>
                <w:noProof/>
                <w:lang w:val="ru-RU"/>
              </w:rPr>
              <w:t>СКЛАД</w:t>
            </w:r>
          </w:p>
        </w:tc>
        <w:tc>
          <w:tcPr>
            <w:tcW w:w="3126" w:type="pct"/>
          </w:tcPr>
          <w:p w14:paraId="3B75C2D1" w14:textId="77777777" w:rsidR="00BB12C4" w:rsidRPr="00A7730B" w:rsidRDefault="00BB12C4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ООО «Вортэкс»</w:t>
            </w:r>
          </w:p>
          <w:p w14:paraId="2FBF96A1" w14:textId="77777777" w:rsidR="009B6802" w:rsidRPr="00A7730B" w:rsidRDefault="00BB12C4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Россия, 143405, Московская обл., дер. Гольево, Центральная ул., 3</w:t>
            </w:r>
          </w:p>
          <w:p w14:paraId="64027BFF" w14:textId="77777777" w:rsidR="00BB12C4" w:rsidRPr="00A7730B" w:rsidRDefault="00BB12C4" w:rsidP="00BB12C4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 xml:space="preserve">Тел. +7 (495) 785-65-78 (доб. 103) </w:t>
            </w:r>
          </w:p>
        </w:tc>
      </w:tr>
      <w:tr w:rsidR="009B6802" w:rsidRPr="006D4EC9" w14:paraId="1E0B905C" w14:textId="77777777" w:rsidTr="00F86ABB">
        <w:trPr>
          <w:cantSplit/>
        </w:trPr>
        <w:tc>
          <w:tcPr>
            <w:tcW w:w="1874" w:type="pct"/>
          </w:tcPr>
          <w:p w14:paraId="34C14F78" w14:textId="77777777" w:rsidR="009B6802" w:rsidRPr="00A7730B" w:rsidRDefault="009B6802" w:rsidP="00B4269B">
            <w:pPr>
              <w:keepLines/>
              <w:ind w:firstLine="0"/>
              <w:jc w:val="left"/>
              <w:rPr>
                <w:b/>
                <w:noProof/>
                <w:lang w:val="ru-RU"/>
              </w:rPr>
            </w:pPr>
            <w:r w:rsidRPr="00A7730B">
              <w:rPr>
                <w:b/>
                <w:noProof/>
                <w:lang w:val="ru-RU"/>
              </w:rPr>
              <w:t>КЛИНИЧЕСКИЕ ЦЕНТРЫ</w:t>
            </w:r>
          </w:p>
        </w:tc>
        <w:tc>
          <w:tcPr>
            <w:tcW w:w="3126" w:type="pct"/>
          </w:tcPr>
          <w:p w14:paraId="77128F2C" w14:textId="77777777" w:rsidR="009B6802" w:rsidRPr="00A7730B" w:rsidRDefault="009B6802" w:rsidP="00B4269B">
            <w:pPr>
              <w:pStyle w:val="TableLeft"/>
              <w:spacing w:after="0"/>
              <w:rPr>
                <w:noProof/>
                <w:szCs w:val="24"/>
                <w:lang w:val="ru-RU"/>
              </w:rPr>
            </w:pPr>
            <w:r w:rsidRPr="00A7730B">
              <w:rPr>
                <w:noProof/>
                <w:szCs w:val="24"/>
                <w:lang w:val="ru-RU"/>
              </w:rPr>
              <w:t>В соответствии с одобренным списком центров</w:t>
            </w:r>
          </w:p>
        </w:tc>
      </w:tr>
    </w:tbl>
    <w:p w14:paraId="3CADD930" w14:textId="77777777" w:rsidR="004D5531" w:rsidRPr="00A7730B" w:rsidRDefault="004D5531" w:rsidP="00B4269B">
      <w:pPr>
        <w:rPr>
          <w:lang w:val="ru-RU"/>
        </w:rPr>
      </w:pPr>
    </w:p>
    <w:p w14:paraId="7471D004" w14:textId="77777777" w:rsidR="00B30904" w:rsidRPr="00A7730B" w:rsidRDefault="00F80850" w:rsidP="00B4269B">
      <w:pPr>
        <w:pStyle w:val="TableLeft"/>
        <w:pageBreakBefore/>
        <w:jc w:val="center"/>
        <w:outlineLvl w:val="0"/>
        <w:rPr>
          <w:b/>
          <w:bCs/>
          <w:szCs w:val="24"/>
          <w:lang w:val="ru-RU"/>
        </w:rPr>
      </w:pPr>
      <w:bookmarkStart w:id="21" w:name="_Toc535230057"/>
      <w:bookmarkStart w:id="22" w:name="_Toc536193587"/>
      <w:bookmarkStart w:id="23" w:name="_Toc349301741"/>
      <w:r w:rsidRPr="00A7730B">
        <w:rPr>
          <w:b/>
          <w:noProof/>
          <w:lang w:val="ru-RU"/>
        </w:rPr>
        <w:lastRenderedPageBreak/>
        <w:t>СИНОПСИС</w:t>
      </w:r>
      <w:bookmarkEnd w:id="21"/>
      <w:bookmarkEnd w:id="22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281C16" w:rsidRPr="00A7730B" w14:paraId="7675F8DB" w14:textId="77777777" w:rsidTr="001D5681">
        <w:tc>
          <w:tcPr>
            <w:tcW w:w="9747" w:type="dxa"/>
          </w:tcPr>
          <w:p w14:paraId="4D461187" w14:textId="77777777" w:rsidR="00281C16" w:rsidRPr="00A7730B" w:rsidRDefault="00281C16" w:rsidP="008F695E">
            <w:pPr>
              <w:rPr>
                <w:b/>
                <w:lang w:val="ru-RU"/>
              </w:rPr>
            </w:pPr>
            <w:r w:rsidRPr="00A7730B">
              <w:rPr>
                <w:lang w:val="ru-RU"/>
              </w:rPr>
              <w:br w:type="page"/>
            </w:r>
            <w:r w:rsidRPr="00A7730B">
              <w:rPr>
                <w:lang w:val="ru-RU"/>
              </w:rPr>
              <w:br w:type="page"/>
            </w:r>
            <w:r w:rsidRPr="00A7730B">
              <w:rPr>
                <w:b/>
                <w:lang w:val="ru-RU"/>
              </w:rPr>
              <w:t>Спонсор:</w:t>
            </w:r>
          </w:p>
          <w:p w14:paraId="141B4D6D" w14:textId="77777777" w:rsidR="00281C16" w:rsidRPr="00A7730B" w:rsidRDefault="00281C16" w:rsidP="00B4269B">
            <w:pPr>
              <w:jc w:val="left"/>
              <w:rPr>
                <w:lang w:val="ru-RU"/>
              </w:rPr>
            </w:pPr>
            <w:r w:rsidRPr="00A7730B">
              <w:rPr>
                <w:lang w:val="ru-RU" w:eastAsia="ru-RU"/>
              </w:rPr>
              <w:t>ООО «НИИ ХимРар»</w:t>
            </w:r>
          </w:p>
        </w:tc>
      </w:tr>
      <w:tr w:rsidR="00281C16" w:rsidRPr="00A7730B" w14:paraId="5C1B74E6" w14:textId="77777777" w:rsidTr="00826337">
        <w:tc>
          <w:tcPr>
            <w:tcW w:w="9747" w:type="dxa"/>
          </w:tcPr>
          <w:p w14:paraId="26D8D47C" w14:textId="77777777" w:rsidR="00281C16" w:rsidRPr="00A7730B" w:rsidRDefault="00281C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Название исследуемого препарата:</w:t>
            </w:r>
          </w:p>
          <w:p w14:paraId="675C5450" w14:textId="77777777" w:rsidR="00281C16" w:rsidRPr="00A7730B" w:rsidRDefault="00281C16" w:rsidP="00B4269B">
            <w:pPr>
              <w:rPr>
                <w:lang w:val="ru-RU"/>
              </w:rPr>
            </w:pPr>
            <w:r w:rsidRPr="00A7730B">
              <w:rPr>
                <w:lang w:val="ru-RU"/>
              </w:rPr>
              <w:t>CD-008-0045</w:t>
            </w:r>
          </w:p>
        </w:tc>
      </w:tr>
      <w:tr w:rsidR="00281C16" w:rsidRPr="00A7730B" w14:paraId="3A903079" w14:textId="77777777" w:rsidTr="00826337">
        <w:tc>
          <w:tcPr>
            <w:tcW w:w="9747" w:type="dxa"/>
          </w:tcPr>
          <w:p w14:paraId="246094B7" w14:textId="77777777" w:rsidR="00281C16" w:rsidRPr="00A7730B" w:rsidRDefault="00281C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Действующее вещество:</w:t>
            </w:r>
          </w:p>
          <w:p w14:paraId="2835FF4F" w14:textId="77777777" w:rsidR="00281C16" w:rsidRPr="00A7730B" w:rsidRDefault="00281C16" w:rsidP="00B4269B">
            <w:pPr>
              <w:rPr>
                <w:lang w:val="ru-RU"/>
              </w:rPr>
            </w:pPr>
            <w:r w:rsidRPr="00A7730B">
              <w:rPr>
                <w:lang w:val="ru-RU"/>
              </w:rPr>
              <w:t>CD-008-0045</w:t>
            </w:r>
          </w:p>
        </w:tc>
      </w:tr>
      <w:tr w:rsidR="00281C16" w:rsidRPr="006D4EC9" w14:paraId="077E0E68" w14:textId="77777777" w:rsidTr="00826337">
        <w:tc>
          <w:tcPr>
            <w:tcW w:w="9747" w:type="dxa"/>
          </w:tcPr>
          <w:p w14:paraId="48A06354" w14:textId="77777777" w:rsidR="00281C16" w:rsidRPr="00A7730B" w:rsidRDefault="00281C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Название исследования:</w:t>
            </w:r>
          </w:p>
          <w:p w14:paraId="4C0F7165" w14:textId="77777777" w:rsidR="00281C16" w:rsidRPr="00A7730B" w:rsidRDefault="00E04CD8" w:rsidP="00117C98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Многоцентровое рандомизированное </w:t>
            </w:r>
            <w:proofErr w:type="gramStart"/>
            <w:r w:rsidRPr="00A7730B">
              <w:rPr>
                <w:rFonts w:eastAsia="Calibri"/>
                <w:lang w:val="ru-RU"/>
              </w:rPr>
              <w:t>двойное-слепое</w:t>
            </w:r>
            <w:proofErr w:type="gramEnd"/>
            <w:r w:rsidRPr="00A7730B">
              <w:rPr>
                <w:rFonts w:eastAsia="Calibri"/>
                <w:lang w:val="ru-RU"/>
              </w:rPr>
              <w:t xml:space="preserve"> плацебо-контролируемое исследование эффективности и безопасности препарата CD-008-0045 у пациентов с генерализованным тревожным расстройством</w:t>
            </w:r>
            <w:r w:rsidR="00281C16" w:rsidRPr="00A7730B">
              <w:rPr>
                <w:rFonts w:eastAsia="Calibri"/>
                <w:lang w:val="ru-RU"/>
              </w:rPr>
              <w:t>.</w:t>
            </w:r>
          </w:p>
        </w:tc>
      </w:tr>
      <w:tr w:rsidR="00281C16" w:rsidRPr="00A7730B" w14:paraId="048E0871" w14:textId="77777777" w:rsidTr="00826337">
        <w:tc>
          <w:tcPr>
            <w:tcW w:w="9747" w:type="dxa"/>
          </w:tcPr>
          <w:p w14:paraId="09FB4FAD" w14:textId="77777777" w:rsidR="00281C16" w:rsidRPr="00A7730B" w:rsidRDefault="00281C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Номер исследования:</w:t>
            </w:r>
          </w:p>
          <w:p w14:paraId="092C538D" w14:textId="77777777" w:rsidR="00281C16" w:rsidRPr="00A7730B" w:rsidRDefault="00281C16" w:rsidP="00B4269B">
            <w:pPr>
              <w:rPr>
                <w:lang w:val="ru-RU"/>
              </w:rPr>
            </w:pPr>
            <w:r w:rsidRPr="00A7730B">
              <w:rPr>
                <w:lang w:val="ru-RU"/>
              </w:rPr>
              <w:t>CNS-CD0080045-0</w:t>
            </w:r>
            <w:r w:rsidR="00E04CD8" w:rsidRPr="00A7730B">
              <w:rPr>
                <w:lang w:val="ru-RU"/>
              </w:rPr>
              <w:t>6</w:t>
            </w:r>
          </w:p>
        </w:tc>
      </w:tr>
      <w:tr w:rsidR="00281C16" w:rsidRPr="00A7730B" w14:paraId="4071A4D4" w14:textId="77777777" w:rsidTr="00826337">
        <w:tc>
          <w:tcPr>
            <w:tcW w:w="9747" w:type="dxa"/>
          </w:tcPr>
          <w:p w14:paraId="57E67DB6" w14:textId="77777777" w:rsidR="00281C16" w:rsidRPr="00A7730B" w:rsidRDefault="00281C16" w:rsidP="00B4269B">
            <w:r w:rsidRPr="00A7730B">
              <w:rPr>
                <w:b/>
                <w:lang w:val="ru-RU"/>
              </w:rPr>
              <w:t xml:space="preserve">Фаза исследования: </w:t>
            </w:r>
            <w:r w:rsidRPr="00A7730B">
              <w:rPr>
                <w:lang w:val="ru-RU"/>
              </w:rPr>
              <w:t>II</w:t>
            </w:r>
            <w:r w:rsidR="007A4FA9" w:rsidRPr="00A7730B">
              <w:t>I</w:t>
            </w:r>
          </w:p>
        </w:tc>
      </w:tr>
      <w:tr w:rsidR="00281C16" w:rsidRPr="006D4EC9" w14:paraId="7732D590" w14:textId="77777777" w:rsidTr="00826337">
        <w:tc>
          <w:tcPr>
            <w:tcW w:w="9747" w:type="dxa"/>
          </w:tcPr>
          <w:p w14:paraId="62CD4091" w14:textId="77777777" w:rsidR="00281C16" w:rsidRPr="00A7730B" w:rsidRDefault="00281C16" w:rsidP="00806E13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 xml:space="preserve">Показание: </w:t>
            </w:r>
            <w:r w:rsidR="00806E13" w:rsidRPr="00A7730B">
              <w:rPr>
                <w:lang w:val="ru-RU"/>
              </w:rPr>
              <w:t>Генерализованное тревожное расстройство</w:t>
            </w:r>
            <w:r w:rsidR="00C07841" w:rsidRPr="00A7730B">
              <w:rPr>
                <w:lang w:val="ru-RU"/>
              </w:rPr>
              <w:t xml:space="preserve"> (ГТР)</w:t>
            </w:r>
          </w:p>
        </w:tc>
      </w:tr>
      <w:tr w:rsidR="00281C16" w:rsidRPr="006D4EC9" w14:paraId="672AE517" w14:textId="77777777" w:rsidTr="00826337">
        <w:trPr>
          <w:trHeight w:val="1417"/>
        </w:trPr>
        <w:tc>
          <w:tcPr>
            <w:tcW w:w="9747" w:type="dxa"/>
          </w:tcPr>
          <w:p w14:paraId="7437DBD0" w14:textId="77777777" w:rsidR="00281C16" w:rsidRPr="00A7730B" w:rsidRDefault="00281C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Основная цель:</w:t>
            </w:r>
          </w:p>
          <w:p w14:paraId="1DF8A6FC" w14:textId="734C2725" w:rsidR="00281C16" w:rsidRPr="00A7730B" w:rsidRDefault="00E04CD8" w:rsidP="00FF097E">
            <w:pPr>
              <w:rPr>
                <w:rFonts w:eastAsia="Calibri"/>
                <w:lang w:val="ru-RU"/>
              </w:rPr>
            </w:pPr>
            <w:r w:rsidRPr="00A7730B">
              <w:rPr>
                <w:lang w:val="ru-RU"/>
              </w:rPr>
              <w:t xml:space="preserve">Оценить </w:t>
            </w:r>
            <w:r w:rsidR="00281C16" w:rsidRPr="00A7730B">
              <w:rPr>
                <w:lang w:val="ru-RU"/>
              </w:rPr>
              <w:t>эффективност</w:t>
            </w:r>
            <w:r w:rsidRPr="00A7730B">
              <w:rPr>
                <w:lang w:val="ru-RU"/>
              </w:rPr>
              <w:t>ь препарата CD-008-0045</w:t>
            </w:r>
            <w:ins w:id="24" w:author="Dmitriy S. Gorchakov" w:date="2019-11-08T15:07:00Z">
              <w:r w:rsidR="00E67409" w:rsidRPr="00A7730B">
                <w:rPr>
                  <w:lang w:val="ru-RU"/>
                </w:rPr>
                <w:t xml:space="preserve"> в </w:t>
              </w:r>
              <w:del w:id="25" w:author="Vostokova_NV" w:date="2019-11-11T00:18:00Z">
                <w:r w:rsidR="00E67409" w:rsidRPr="00A7730B" w:rsidDel="00FF097E">
                  <w:rPr>
                    <w:lang w:val="ru-RU"/>
                  </w:rPr>
                  <w:delText>дозировке</w:delText>
                </w:r>
              </w:del>
            </w:ins>
            <w:ins w:id="26" w:author="Vostokova_NV" w:date="2019-11-11T00:18:00Z">
              <w:r w:rsidR="00FF097E">
                <w:rPr>
                  <w:lang w:val="ru-RU"/>
                </w:rPr>
                <w:t>дозе</w:t>
              </w:r>
            </w:ins>
            <w:ins w:id="27" w:author="Dmitriy S. Gorchakov" w:date="2019-11-08T15:07:00Z">
              <w:r w:rsidR="00E67409" w:rsidRPr="00A7730B">
                <w:rPr>
                  <w:lang w:val="ru-RU"/>
                </w:rPr>
                <w:t xml:space="preserve"> 20 мг </w:t>
              </w:r>
              <w:del w:id="28" w:author="Vostokova_NV" w:date="2019-11-11T00:18:00Z">
                <w:r w:rsidR="00E67409" w:rsidRPr="00A7730B" w:rsidDel="00FF097E">
                  <w:rPr>
                    <w:lang w:val="ru-RU"/>
                  </w:rPr>
                  <w:delText xml:space="preserve">1 раз в день, и в дозировке 20 мг </w:delText>
                </w:r>
              </w:del>
            </w:ins>
            <w:ins w:id="29" w:author="Vostokova_NV" w:date="2019-11-11T00:40:00Z">
              <w:r w:rsidR="00955C76">
                <w:rPr>
                  <w:lang w:val="ru-RU"/>
                </w:rPr>
                <w:t>два</w:t>
              </w:r>
            </w:ins>
            <w:ins w:id="30" w:author="Dmitriy S. Gorchakov" w:date="2019-11-08T15:07:00Z">
              <w:del w:id="31" w:author="Vostokova_NV" w:date="2019-11-11T00:40:00Z">
                <w:r w:rsidR="00E67409" w:rsidRPr="00A7730B" w:rsidDel="00955C76">
                  <w:rPr>
                    <w:lang w:val="ru-RU"/>
                  </w:rPr>
                  <w:delText>2</w:delText>
                </w:r>
              </w:del>
              <w:r w:rsidR="00E67409" w:rsidRPr="00A7730B">
                <w:rPr>
                  <w:lang w:val="ru-RU"/>
                </w:rPr>
                <w:t xml:space="preserve"> раза </w:t>
              </w:r>
              <w:proofErr w:type="gramStart"/>
              <w:r w:rsidR="00E67409" w:rsidRPr="00A7730B">
                <w:rPr>
                  <w:lang w:val="ru-RU"/>
                </w:rPr>
                <w:t>в</w:t>
              </w:r>
            </w:ins>
            <w:ins w:id="32" w:author="Dmitriy S. Gorchakov" w:date="2019-11-08T15:08:00Z">
              <w:r w:rsidR="00E67409" w:rsidRPr="00A7730B">
                <w:rPr>
                  <w:lang w:val="ru-RU"/>
                </w:rPr>
                <w:t xml:space="preserve"> </w:t>
              </w:r>
            </w:ins>
            <w:ins w:id="33" w:author="Dmitriy S. Gorchakov" w:date="2019-11-08T15:07:00Z">
              <w:r w:rsidR="00E67409" w:rsidRPr="00A7730B">
                <w:rPr>
                  <w:lang w:val="ru-RU"/>
                </w:rPr>
                <w:t>день</w:t>
              </w:r>
            </w:ins>
            <w:r w:rsidRPr="00A7730B">
              <w:rPr>
                <w:lang w:val="ru-RU"/>
              </w:rPr>
              <w:t xml:space="preserve"> </w:t>
            </w:r>
            <w:r w:rsidR="00F86ABB" w:rsidRPr="00A7730B">
              <w:rPr>
                <w:lang w:val="ru-RU"/>
              </w:rPr>
              <w:t xml:space="preserve">по сравнению с Плацебо на основании изменения </w:t>
            </w:r>
            <w:r w:rsidR="00F86ABB" w:rsidRPr="00A7730B">
              <w:rPr>
                <w:lang w:val="ru-RU" w:eastAsia="ru-RU"/>
              </w:rPr>
              <w:t>общего балла по структурированному интервью</w:t>
            </w:r>
            <w:proofErr w:type="gramEnd"/>
            <w:r w:rsidR="00F86ABB" w:rsidRPr="00A7730B">
              <w:rPr>
                <w:lang w:val="ru-RU" w:eastAsia="ru-RU"/>
              </w:rPr>
              <w:t xml:space="preserve"> шкалы Гамильтона для оценки тревоги (SIGH-A) на Неделе 8 относительно исходного</w:t>
            </w:r>
            <w:r w:rsidR="004152F4" w:rsidRPr="00A7730B">
              <w:rPr>
                <w:lang w:val="ru-RU" w:eastAsia="ru-RU"/>
              </w:rPr>
              <w:t xml:space="preserve"> значения</w:t>
            </w:r>
            <w:r w:rsidR="00F86ABB" w:rsidRPr="00A7730B">
              <w:rPr>
                <w:lang w:val="ru-RU" w:eastAsia="ru-RU"/>
              </w:rPr>
              <w:t>.</w:t>
            </w:r>
          </w:p>
        </w:tc>
      </w:tr>
      <w:tr w:rsidR="00281C16" w:rsidRPr="006D4EC9" w14:paraId="11A32F3C" w14:textId="77777777" w:rsidTr="00A72579">
        <w:tc>
          <w:tcPr>
            <w:tcW w:w="9747" w:type="dxa"/>
            <w:tcBorders>
              <w:bottom w:val="single" w:sz="4" w:space="0" w:color="auto"/>
            </w:tcBorders>
          </w:tcPr>
          <w:p w14:paraId="73A3917F" w14:textId="77777777" w:rsidR="00281C16" w:rsidRPr="00A7730B" w:rsidRDefault="00281C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Дополнительные цели:</w:t>
            </w:r>
          </w:p>
          <w:p w14:paraId="6511B5C9" w14:textId="57587F30" w:rsidR="00281C16" w:rsidRPr="00A7730B" w:rsidRDefault="00281C16" w:rsidP="00B4269B">
            <w:pPr>
              <w:rPr>
                <w:lang w:val="ru-RU"/>
              </w:rPr>
            </w:pPr>
            <w:r w:rsidRPr="00A7730B">
              <w:rPr>
                <w:lang w:val="ru-RU"/>
              </w:rPr>
              <w:t>Оценить следующие параметры эффективности</w:t>
            </w:r>
            <w:r w:rsidR="00E04CD8" w:rsidRPr="00A7730B">
              <w:rPr>
                <w:lang w:val="ru-RU"/>
              </w:rPr>
              <w:t xml:space="preserve"> и </w:t>
            </w:r>
            <w:r w:rsidRPr="00A7730B">
              <w:rPr>
                <w:lang w:val="ru-RU"/>
              </w:rPr>
              <w:t>безопасности препарата CD-008-0045</w:t>
            </w:r>
            <w:ins w:id="34" w:author="Dmitriy S. Gorchakov" w:date="2019-11-08T15:12:00Z">
              <w:r w:rsidR="00E67409" w:rsidRPr="00A7730B">
                <w:rPr>
                  <w:lang w:val="ru-RU"/>
                </w:rPr>
                <w:t xml:space="preserve"> в </w:t>
              </w:r>
              <w:del w:id="35" w:author="Vostokova_NV" w:date="2019-11-11T00:17:00Z">
                <w:r w:rsidR="00E67409" w:rsidRPr="00A7730B" w:rsidDel="00FF097E">
                  <w:rPr>
                    <w:lang w:val="ru-RU"/>
                  </w:rPr>
                  <w:delText>дозировке</w:delText>
                </w:r>
              </w:del>
            </w:ins>
            <w:ins w:id="36" w:author="Vostokova_NV" w:date="2019-11-11T00:17:00Z">
              <w:r w:rsidR="00FF097E">
                <w:rPr>
                  <w:lang w:val="ru-RU"/>
                </w:rPr>
                <w:t>дозе</w:t>
              </w:r>
            </w:ins>
            <w:ins w:id="37" w:author="Dmitriy S. Gorchakov" w:date="2019-11-08T15:12:00Z">
              <w:r w:rsidR="00E67409" w:rsidRPr="00A7730B">
                <w:rPr>
                  <w:lang w:val="ru-RU"/>
                </w:rPr>
                <w:t xml:space="preserve"> 20 мг </w:t>
              </w:r>
              <w:del w:id="38" w:author="Vostokova_NV" w:date="2019-11-11T00:17:00Z">
                <w:r w:rsidR="00E67409" w:rsidRPr="00A7730B" w:rsidDel="00FF097E">
                  <w:rPr>
                    <w:lang w:val="ru-RU"/>
                  </w:rPr>
                  <w:delText xml:space="preserve">1 раз в день, и в дозировке 20 мг </w:delText>
                </w:r>
              </w:del>
            </w:ins>
            <w:ins w:id="39" w:author="Vostokova_NV" w:date="2019-11-11T00:40:00Z">
              <w:r w:rsidR="00955C76">
                <w:rPr>
                  <w:lang w:val="ru-RU"/>
                </w:rPr>
                <w:t>два</w:t>
              </w:r>
            </w:ins>
            <w:ins w:id="40" w:author="Dmitriy S. Gorchakov" w:date="2019-11-08T15:12:00Z">
              <w:del w:id="41" w:author="Vostokova_NV" w:date="2019-11-11T00:40:00Z">
                <w:r w:rsidR="00E67409" w:rsidRPr="00A7730B" w:rsidDel="00955C76">
                  <w:rPr>
                    <w:lang w:val="ru-RU"/>
                  </w:rPr>
                  <w:delText>2</w:delText>
                </w:r>
              </w:del>
              <w:r w:rsidR="00E67409" w:rsidRPr="00A7730B">
                <w:rPr>
                  <w:lang w:val="ru-RU"/>
                </w:rPr>
                <w:t xml:space="preserve"> раза в день </w:t>
              </w:r>
            </w:ins>
            <w:del w:id="42" w:author="Vostokova_NV" w:date="2019-11-11T00:17:00Z">
              <w:r w:rsidRPr="00A7730B" w:rsidDel="00FF097E">
                <w:rPr>
                  <w:lang w:val="ru-RU"/>
                </w:rPr>
                <w:delText xml:space="preserve"> </w:delText>
              </w:r>
            </w:del>
            <w:r w:rsidRPr="00A7730B">
              <w:rPr>
                <w:lang w:val="ru-RU"/>
              </w:rPr>
              <w:t xml:space="preserve">по сравнению с </w:t>
            </w:r>
            <w:r w:rsidR="004152F4" w:rsidRPr="00A7730B">
              <w:rPr>
                <w:lang w:val="ru-RU"/>
              </w:rPr>
              <w:t>П</w:t>
            </w:r>
            <w:r w:rsidRPr="00A7730B">
              <w:rPr>
                <w:lang w:val="ru-RU"/>
              </w:rPr>
              <w:t xml:space="preserve">лацебо </w:t>
            </w:r>
            <w:ins w:id="43" w:author="Vostokova_NV" w:date="2019-11-11T00:17:00Z">
              <w:r w:rsidR="00FF097E">
                <w:rPr>
                  <w:lang w:val="ru-RU"/>
                </w:rPr>
                <w:t xml:space="preserve">и возможность </w:t>
              </w:r>
            </w:ins>
            <w:ins w:id="44" w:author="Vostokova_NV" w:date="2019-11-11T03:04:00Z">
              <w:r w:rsidR="009F162E">
                <w:rPr>
                  <w:lang w:val="ru-RU"/>
                </w:rPr>
                <w:t>снижения частоты приема исследуемого препарата до одного</w:t>
              </w:r>
            </w:ins>
            <w:ins w:id="45" w:author="Vostokova_NV" w:date="2019-11-11T00:17:00Z">
              <w:r w:rsidR="00FF097E">
                <w:rPr>
                  <w:lang w:val="ru-RU"/>
                </w:rPr>
                <w:t xml:space="preserve"> раз</w:t>
              </w:r>
            </w:ins>
            <w:ins w:id="46" w:author="Vostokova_NV" w:date="2019-11-11T03:04:00Z">
              <w:r w:rsidR="009F162E">
                <w:rPr>
                  <w:lang w:val="ru-RU"/>
                </w:rPr>
                <w:t>а</w:t>
              </w:r>
            </w:ins>
            <w:ins w:id="47" w:author="Vostokova_NV" w:date="2019-11-11T00:17:00Z">
              <w:r w:rsidR="00FF097E" w:rsidRPr="00A7730B">
                <w:rPr>
                  <w:lang w:val="ru-RU"/>
                </w:rPr>
                <w:t xml:space="preserve"> в день </w:t>
              </w:r>
            </w:ins>
            <w:r w:rsidRPr="00A7730B">
              <w:rPr>
                <w:lang w:val="ru-RU"/>
              </w:rPr>
              <w:t xml:space="preserve">у пациентов с </w:t>
            </w:r>
            <w:r w:rsidR="00C07841" w:rsidRPr="00A7730B">
              <w:rPr>
                <w:lang w:val="ru-RU"/>
              </w:rPr>
              <w:t>ГТР</w:t>
            </w:r>
            <w:r w:rsidR="00806E13" w:rsidRPr="00A7730B">
              <w:rPr>
                <w:rFonts w:eastAsia="Calibri"/>
                <w:lang w:val="ru-RU"/>
              </w:rPr>
              <w:t xml:space="preserve"> </w:t>
            </w:r>
            <w:r w:rsidRPr="00A7730B">
              <w:rPr>
                <w:lang w:val="ru-RU"/>
              </w:rPr>
              <w:t xml:space="preserve">в течение </w:t>
            </w:r>
            <w:r w:rsidR="00E235D4" w:rsidRPr="00A7730B">
              <w:rPr>
                <w:lang w:val="ru-RU"/>
              </w:rPr>
              <w:t>8</w:t>
            </w:r>
            <w:r w:rsidRPr="00A7730B">
              <w:rPr>
                <w:lang w:val="ru-RU"/>
              </w:rPr>
              <w:t xml:space="preserve"> недель </w:t>
            </w:r>
            <w:r w:rsidR="00572127" w:rsidRPr="00A7730B">
              <w:rPr>
                <w:lang w:val="ru-RU"/>
              </w:rPr>
              <w:t xml:space="preserve">исследуемой </w:t>
            </w:r>
            <w:r w:rsidRPr="00A7730B">
              <w:rPr>
                <w:lang w:val="ru-RU"/>
              </w:rPr>
              <w:t>терапии</w:t>
            </w:r>
            <w:r w:rsidR="00572127" w:rsidRPr="00A7730B">
              <w:rPr>
                <w:lang w:val="ru-RU"/>
              </w:rPr>
              <w:t xml:space="preserve"> и </w:t>
            </w:r>
            <w:del w:id="48" w:author="Dmitriy S. Gorchakov" w:date="2019-11-08T15:20:00Z">
              <w:r w:rsidR="00C1526C" w:rsidRPr="00A7730B" w:rsidDel="0072206D">
                <w:rPr>
                  <w:lang w:val="ru-RU"/>
                </w:rPr>
                <w:delText>4</w:delText>
              </w:r>
              <w:r w:rsidR="00CB7878" w:rsidRPr="00A7730B" w:rsidDel="0072206D">
                <w:rPr>
                  <w:lang w:val="ru-RU"/>
                </w:rPr>
                <w:delText xml:space="preserve"> </w:delText>
              </w:r>
            </w:del>
            <w:ins w:id="49" w:author="Dmitriy S. Gorchakov" w:date="2019-11-08T15:20:00Z">
              <w:r w:rsidR="0072206D" w:rsidRPr="00A7730B">
                <w:rPr>
                  <w:lang w:val="ru-RU"/>
                </w:rPr>
                <w:t>2</w:t>
              </w:r>
              <w:del w:id="50" w:author="Vostokova_NV" w:date="2019-11-11T00:19:00Z">
                <w:r w:rsidR="0072206D" w:rsidRPr="00A7730B" w:rsidDel="00FF097E">
                  <w:rPr>
                    <w:lang w:val="ru-RU"/>
                  </w:rPr>
                  <w:delText xml:space="preserve"> </w:delText>
                </w:r>
              </w:del>
            </w:ins>
            <w:ins w:id="51" w:author="Vostokova_NV" w:date="2019-11-11T00:19:00Z">
              <w:r w:rsidR="00FF097E">
                <w:rPr>
                  <w:lang w:val="ru-RU"/>
                </w:rPr>
                <w:t> </w:t>
              </w:r>
            </w:ins>
            <w:r w:rsidR="00CB7878" w:rsidRPr="00A7730B">
              <w:rPr>
                <w:lang w:val="ru-RU"/>
              </w:rPr>
              <w:t xml:space="preserve">недель </w:t>
            </w:r>
            <w:r w:rsidR="00572127" w:rsidRPr="00A7730B">
              <w:rPr>
                <w:lang w:val="ru-RU"/>
              </w:rPr>
              <w:t>последующего наблюдения</w:t>
            </w:r>
            <w:r w:rsidRPr="00A7730B">
              <w:rPr>
                <w:lang w:val="ru-RU"/>
              </w:rPr>
              <w:t>:</w:t>
            </w:r>
          </w:p>
          <w:p w14:paraId="7377DB93" w14:textId="01909767" w:rsidR="004152F4" w:rsidRPr="00A7730B" w:rsidRDefault="004152F4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Частота снижения общего балла по структурированному интервью шкалы Гамильтона для оценки тревоги (SIGH-A) на 50% и более от исходного значения</w:t>
            </w:r>
            <w:ins w:id="52" w:author="Vostokova_NV" w:date="2019-11-11T01:15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на Неделе 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82F8465" w14:textId="7310BB46" w:rsidR="00281C16" w:rsidRPr="00A7730B" w:rsidRDefault="00281C16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Изменение </w:t>
            </w:r>
            <w:ins w:id="53" w:author="Vostokova_NV" w:date="2019-11-11T00:19:00Z">
              <w:r w:rsidR="00FF097E">
                <w:rPr>
                  <w:rFonts w:ascii="Times New Roman" w:hAnsi="Times New Roman"/>
                  <w:sz w:val="24"/>
                  <w:szCs w:val="24"/>
                </w:rPr>
                <w:t xml:space="preserve">общего балла и 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 xml:space="preserve">суммы баллов по </w:t>
            </w:r>
            <w:proofErr w:type="spellStart"/>
            <w:r w:rsidRPr="00A7730B">
              <w:rPr>
                <w:rFonts w:ascii="Times New Roman" w:hAnsi="Times New Roman"/>
                <w:sz w:val="24"/>
                <w:szCs w:val="24"/>
              </w:rPr>
              <w:t>подшкалам</w:t>
            </w:r>
            <w:proofErr w:type="spellEnd"/>
            <w:r w:rsidRPr="00A7730B">
              <w:rPr>
                <w:rFonts w:ascii="Times New Roman" w:hAnsi="Times New Roman"/>
                <w:sz w:val="24"/>
                <w:szCs w:val="24"/>
              </w:rPr>
              <w:t xml:space="preserve"> психической и соматической тревоги </w:t>
            </w:r>
            <w:r w:rsidR="007A0C0F" w:rsidRPr="00A7730B">
              <w:rPr>
                <w:rFonts w:ascii="Times New Roman" w:hAnsi="Times New Roman"/>
                <w:sz w:val="24"/>
                <w:szCs w:val="24"/>
              </w:rPr>
              <w:t>структурированного интервью шкалы Гамильтона для оценки тревоги (SIGH-A)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 xml:space="preserve"> относительно исходного </w:t>
            </w:r>
            <w:r w:rsidR="00D93BA4" w:rsidRPr="00A7730B">
              <w:rPr>
                <w:rFonts w:ascii="Times New Roman" w:hAnsi="Times New Roman"/>
                <w:sz w:val="24"/>
                <w:szCs w:val="24"/>
              </w:rPr>
              <w:t>значения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1F70968" w14:textId="77777777" w:rsidR="00281C16" w:rsidRPr="00A7730B" w:rsidRDefault="00281C16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Изменение балла по пунктам 1 (Тревожное настроение) и 2 (Напряженность) </w:t>
            </w:r>
            <w:r w:rsidR="00C22B1E" w:rsidRPr="00A7730B">
              <w:rPr>
                <w:rFonts w:ascii="Times New Roman" w:hAnsi="Times New Roman"/>
                <w:sz w:val="24"/>
                <w:szCs w:val="24"/>
              </w:rPr>
              <w:t xml:space="preserve">структурированного интервью шкалы Гамильтона для оценки тревоги (SIGH-A) 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относительно исходного </w:t>
            </w:r>
            <w:r w:rsidR="00D93BA4" w:rsidRPr="00A7730B">
              <w:rPr>
                <w:rFonts w:ascii="Times New Roman" w:hAnsi="Times New Roman"/>
                <w:sz w:val="24"/>
                <w:szCs w:val="24"/>
              </w:rPr>
              <w:t>значения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D30B824" w14:textId="77777777" w:rsidR="00281C16" w:rsidRPr="00A7730B" w:rsidRDefault="00281C16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Изменение суммы баллов по </w:t>
            </w:r>
            <w:r w:rsidR="00C22B1E" w:rsidRPr="00A7730B">
              <w:rPr>
                <w:rFonts w:ascii="Times New Roman" w:hAnsi="Times New Roman"/>
                <w:sz w:val="24"/>
                <w:szCs w:val="24"/>
              </w:rPr>
              <w:t>структурированному интервью шкалы Гамильтона для оценки депрессии (SIGH-D)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 xml:space="preserve"> относительно исходного </w:t>
            </w:r>
            <w:r w:rsidR="00D93BA4" w:rsidRPr="00A7730B">
              <w:rPr>
                <w:rFonts w:ascii="Times New Roman" w:hAnsi="Times New Roman"/>
                <w:sz w:val="24"/>
                <w:szCs w:val="24"/>
              </w:rPr>
              <w:t>значения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115235C" w14:textId="77777777" w:rsidR="00281C16" w:rsidRPr="00A7730B" w:rsidRDefault="00281C16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Изменение общего клинического впечатления о состоянии (CGI-S) относительно исходного </w:t>
            </w:r>
            <w:r w:rsidR="00D93BA4" w:rsidRPr="00A7730B">
              <w:rPr>
                <w:rFonts w:ascii="Times New Roman" w:hAnsi="Times New Roman"/>
                <w:sz w:val="24"/>
                <w:szCs w:val="24"/>
              </w:rPr>
              <w:t>значения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2FA31A7" w14:textId="77777777" w:rsidR="00281C16" w:rsidRPr="00A7730B" w:rsidRDefault="00281C16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Общее клиническое впечатление о динамике состояния (CGI-I);</w:t>
            </w:r>
          </w:p>
          <w:p w14:paraId="734F941B" w14:textId="77777777" w:rsidR="00E45FDE" w:rsidRPr="00A7730B" w:rsidRDefault="00E45FDE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дн</w:t>
            </w:r>
            <w:r w:rsidR="00D93BA4" w:rsidRPr="00A7730B">
              <w:rPr>
                <w:rFonts w:ascii="Times New Roman" w:hAnsi="Times New Roman"/>
                <w:sz w:val="24"/>
                <w:szCs w:val="24"/>
              </w:rPr>
              <w:t xml:space="preserve">евной сонливости по визуально-аналоговой шкале 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Start"/>
            <w:r w:rsidR="00D93BA4" w:rsidRPr="00A7730B">
              <w:rPr>
                <w:rFonts w:ascii="Times New Roman" w:hAnsi="Times New Roman"/>
                <w:sz w:val="24"/>
                <w:szCs w:val="24"/>
              </w:rPr>
              <w:t>ВАШ</w:t>
            </w:r>
            <w:proofErr w:type="gramEnd"/>
            <w:r w:rsidRPr="00A7730B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A7730B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относительно исходного </w:t>
            </w:r>
            <w:r w:rsidR="00D93BA4" w:rsidRPr="00A7730B">
              <w:rPr>
                <w:rFonts w:ascii="Times New Roman" w:hAnsi="Times New Roman"/>
                <w:sz w:val="24"/>
                <w:szCs w:val="24"/>
              </w:rPr>
              <w:t>значения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EF1BD3E" w14:textId="77777777" w:rsidR="00F2248B" w:rsidRPr="00A7730B" w:rsidRDefault="00A86ECF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Изменение </w:t>
            </w:r>
            <w:r w:rsidR="002D78B2" w:rsidRPr="00A7730B">
              <w:rPr>
                <w:rFonts w:ascii="Times New Roman" w:hAnsi="Times New Roman"/>
                <w:sz w:val="24"/>
                <w:szCs w:val="24"/>
              </w:rPr>
              <w:t xml:space="preserve">общего балла по </w:t>
            </w:r>
            <w:r w:rsidR="00D93BA4" w:rsidRPr="00A7730B">
              <w:rPr>
                <w:rFonts w:ascii="Times New Roman" w:hAnsi="Times New Roman"/>
                <w:sz w:val="24"/>
                <w:szCs w:val="24"/>
              </w:rPr>
              <w:t xml:space="preserve">визуальной аналоговой </w:t>
            </w:r>
            <w:r w:rsidR="00C22B1E" w:rsidRPr="00A7730B">
              <w:rPr>
                <w:rFonts w:ascii="Times New Roman" w:hAnsi="Times New Roman"/>
                <w:sz w:val="24"/>
                <w:szCs w:val="24"/>
              </w:rPr>
              <w:t>шкале</w:t>
            </w:r>
            <w:r w:rsidR="002D78B2" w:rsidRPr="00A7730B">
              <w:rPr>
                <w:rFonts w:ascii="Times New Roman" w:hAnsi="Times New Roman"/>
                <w:sz w:val="24"/>
                <w:szCs w:val="24"/>
              </w:rPr>
              <w:t xml:space="preserve"> нетрудоспособности Шихана (SDS)</w:t>
            </w:r>
            <w:r w:rsidR="007A0C0F" w:rsidRPr="00A7730B">
              <w:rPr>
                <w:rFonts w:ascii="Times New Roman" w:hAnsi="Times New Roman"/>
                <w:sz w:val="24"/>
                <w:szCs w:val="24"/>
              </w:rPr>
              <w:t xml:space="preserve"> относительно исходного </w:t>
            </w:r>
            <w:r w:rsidR="00D93BA4" w:rsidRPr="00A7730B">
              <w:rPr>
                <w:rFonts w:ascii="Times New Roman" w:hAnsi="Times New Roman"/>
                <w:sz w:val="24"/>
                <w:szCs w:val="24"/>
              </w:rPr>
              <w:t>значения</w:t>
            </w:r>
            <w:r w:rsidR="007A0C0F"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AF5C546" w14:textId="77777777" w:rsidR="00E94620" w:rsidRPr="00A7730B" w:rsidRDefault="007A0C0F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общего балла по Опроснику удовлетворенности качеством жизни (</w:t>
            </w:r>
            <w:r w:rsidR="000141C6" w:rsidRPr="00A7730B">
              <w:rPr>
                <w:rFonts w:ascii="Times New Roman" w:hAnsi="Times New Roman"/>
                <w:sz w:val="24"/>
                <w:szCs w:val="24"/>
              </w:rPr>
              <w:t>Q-LES-Q-SF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 xml:space="preserve"> относительно исходного </w:t>
            </w:r>
            <w:r w:rsidR="00440781" w:rsidRPr="00A7730B">
              <w:rPr>
                <w:rFonts w:ascii="Times New Roman" w:hAnsi="Times New Roman"/>
                <w:sz w:val="24"/>
                <w:szCs w:val="24"/>
              </w:rPr>
              <w:t>значения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19DC86D" w14:textId="4769D547" w:rsidR="0077132B" w:rsidRPr="00A7730B" w:rsidRDefault="0018628B" w:rsidP="0018628B">
            <w:pPr>
              <w:pStyle w:val="Paragraph"/>
              <w:numPr>
                <w:ilvl w:val="0"/>
                <w:numId w:val="40"/>
              </w:numPr>
              <w:spacing w:after="120"/>
              <w:jc w:val="both"/>
              <w:rPr>
                <w:lang w:val="ru-RU"/>
              </w:rPr>
            </w:pPr>
            <w:r w:rsidRPr="00A7730B">
              <w:rPr>
                <w:lang w:val="ru-RU"/>
              </w:rPr>
              <w:t xml:space="preserve">Изменение общего балла по </w:t>
            </w:r>
            <w:del w:id="54" w:author="Vostokova_NV" w:date="2019-11-11T01:01:00Z">
              <w:r w:rsidRPr="00A7730B" w:rsidDel="0081443F">
                <w:rPr>
                  <w:lang w:val="ru-RU"/>
                </w:rPr>
                <w:delText xml:space="preserve">результатам </w:delText>
              </w:r>
              <w:r w:rsidR="00AA48B9" w:rsidRPr="00A7730B" w:rsidDel="0081443F">
                <w:rPr>
                  <w:lang w:val="ru-RU"/>
                </w:rPr>
                <w:delText xml:space="preserve">результатам </w:delText>
              </w:r>
              <w:r w:rsidR="00EC7C5D" w:rsidRPr="00A7730B" w:rsidDel="0081443F">
                <w:rPr>
                  <w:lang w:val="ru-RU"/>
                </w:rPr>
                <w:delText>выполнения</w:delText>
              </w:r>
              <w:r w:rsidRPr="00A7730B" w:rsidDel="0081443F">
                <w:rPr>
                  <w:lang w:val="ru-RU"/>
                </w:rPr>
                <w:delText xml:space="preserve"> </w:delText>
              </w:r>
            </w:del>
            <w:del w:id="55" w:author="Vostokova_NV" w:date="2019-11-11T01:00:00Z">
              <w:r w:rsidRPr="00A7730B" w:rsidDel="004F75B8">
                <w:rPr>
                  <w:lang w:val="ru-RU"/>
                </w:rPr>
                <w:delText>теста «</w:delText>
              </w:r>
            </w:del>
            <w:r w:rsidR="00F360A5" w:rsidRPr="00A7730B">
              <w:rPr>
                <w:lang w:val="ru-RU"/>
              </w:rPr>
              <w:t>Тест</w:t>
            </w:r>
            <w:ins w:id="56" w:author="Vostokova_NV" w:date="2019-11-11T01:01:00Z">
              <w:r w:rsidR="0081443F">
                <w:rPr>
                  <w:lang w:val="ru-RU"/>
                </w:rPr>
                <w:t>у</w:t>
              </w:r>
            </w:ins>
            <w:r w:rsidR="00F360A5" w:rsidRPr="00A7730B">
              <w:rPr>
                <w:lang w:val="ru-RU"/>
              </w:rPr>
              <w:t xml:space="preserve"> прохождения </w:t>
            </w:r>
            <w:r w:rsidR="00A8213E" w:rsidRPr="00A7730B">
              <w:rPr>
                <w:lang w:val="ru-RU"/>
              </w:rPr>
              <w:t>маршрута</w:t>
            </w:r>
            <w:del w:id="57" w:author="Vostokova_NV" w:date="2019-11-11T01:00:00Z">
              <w:r w:rsidR="00A8213E" w:rsidRPr="00A7730B" w:rsidDel="004F75B8">
                <w:rPr>
                  <w:lang w:val="ru-RU"/>
                </w:rPr>
                <w:delText>»</w:delText>
              </w:r>
            </w:del>
            <w:r w:rsidR="00A8213E" w:rsidRPr="00A7730B">
              <w:rPr>
                <w:lang w:val="ru-RU"/>
              </w:rPr>
              <w:t xml:space="preserve"> </w:t>
            </w:r>
            <w:del w:id="58" w:author="Elena A. Merkulova" w:date="2019-11-09T01:07:00Z">
              <w:r w:rsidR="00A8213E" w:rsidRPr="00A7730B" w:rsidDel="006D4EC9">
                <w:rPr>
                  <w:lang w:val="ru-RU"/>
                </w:rPr>
                <w:delText xml:space="preserve">(часть А и часть В) ТМТ </w:delText>
              </w:r>
            </w:del>
            <w:r w:rsidR="00A8213E" w:rsidRPr="00A7730B">
              <w:rPr>
                <w:lang w:val="ru-RU"/>
              </w:rPr>
              <w:t>(</w:t>
            </w:r>
            <w:ins w:id="59" w:author="Elena A. Merkulova" w:date="2019-11-09T01:07:00Z">
              <w:r w:rsidR="006D4EC9" w:rsidRPr="00A7730B">
                <w:rPr>
                  <w:lang w:val="ru-RU"/>
                </w:rPr>
                <w:t>ТМТ</w:t>
              </w:r>
            </w:ins>
            <w:del w:id="60" w:author="Elena A. Merkulova" w:date="2019-11-09T01:07:00Z">
              <w:r w:rsidR="00A8213E" w:rsidRPr="00A7730B" w:rsidDel="006D4EC9">
                <w:delText>Trail</w:delText>
              </w:r>
              <w:r w:rsidR="00A8213E" w:rsidRPr="00A7730B" w:rsidDel="006D4EC9">
                <w:rPr>
                  <w:lang w:val="ru-RU"/>
                </w:rPr>
                <w:delText>-</w:delText>
              </w:r>
              <w:r w:rsidR="00A8213E" w:rsidRPr="00A7730B" w:rsidDel="006D4EC9">
                <w:delText>making</w:delText>
              </w:r>
              <w:r w:rsidR="00A8213E" w:rsidRPr="00A7730B" w:rsidDel="006D4EC9">
                <w:rPr>
                  <w:lang w:val="ru-RU"/>
                </w:rPr>
                <w:delText xml:space="preserve"> </w:delText>
              </w:r>
              <w:r w:rsidR="00A8213E" w:rsidRPr="00A7730B" w:rsidDel="006D4EC9">
                <w:delText>Test</w:delText>
              </w:r>
            </w:del>
            <w:r w:rsidR="00A8213E" w:rsidRPr="00A7730B">
              <w:rPr>
                <w:lang w:val="ru-RU"/>
              </w:rPr>
              <w:t xml:space="preserve">) </w:t>
            </w:r>
            <w:del w:id="61" w:author="Vostokova_NV" w:date="2019-11-11T00:59:00Z">
              <w:r w:rsidR="0077132B" w:rsidRPr="00A7730B" w:rsidDel="004F75B8">
                <w:rPr>
                  <w:lang w:val="ru-RU"/>
                </w:rPr>
                <w:delText xml:space="preserve"> </w:delText>
              </w:r>
            </w:del>
            <w:r w:rsidRPr="00A7730B">
              <w:rPr>
                <w:lang w:val="ru-RU"/>
              </w:rPr>
              <w:t>относительно исходного значения</w:t>
            </w:r>
            <w:r w:rsidR="0077132B" w:rsidRPr="00A7730B">
              <w:rPr>
                <w:lang w:val="ru-RU"/>
              </w:rPr>
              <w:t>;</w:t>
            </w:r>
          </w:p>
          <w:p w14:paraId="0D1EC7B5" w14:textId="3C41C814" w:rsidR="00C93180" w:rsidRPr="00A7730B" w:rsidRDefault="00C93180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Оценка </w:t>
            </w:r>
            <w:r w:rsidR="0088693A" w:rsidRPr="00A7730B">
              <w:rPr>
                <w:rFonts w:ascii="Times New Roman" w:hAnsi="Times New Roman"/>
                <w:sz w:val="24"/>
                <w:szCs w:val="24"/>
              </w:rPr>
              <w:t xml:space="preserve">продолжительности эффекта 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по изменению показателей шкал</w:t>
            </w:r>
            <w:r w:rsidR="00EC7C5D" w:rsidRPr="00A773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del w:id="62" w:author="Vostokova_NV" w:date="2019-11-11T01:05:00Z">
              <w:r w:rsidR="00EC7C5D" w:rsidRPr="00A7730B" w:rsidDel="0081443F">
                <w:rPr>
                  <w:rFonts w:ascii="Times New Roman" w:hAnsi="Times New Roman"/>
                  <w:sz w:val="24"/>
                  <w:szCs w:val="24"/>
                </w:rPr>
                <w:delText>(</w:delText>
              </w:r>
            </w:del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SIGH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A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, 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SIGH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D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, </w:t>
            </w:r>
            <w:del w:id="63" w:author="Vostokova_NV" w:date="2019-11-11T01:05:00Z">
              <w:r w:rsidR="00EC7C5D" w:rsidRPr="00A7730B" w:rsidDel="0081443F">
                <w:rPr>
                  <w:rFonts w:ascii="Times New Roman" w:hAnsi="Times New Roman"/>
                  <w:sz w:val="24"/>
                  <w:szCs w:val="24"/>
                  <w:shd w:val="clear" w:color="auto" w:fill="FFFFFF"/>
                  <w:lang w:val="en-US"/>
                </w:rPr>
                <w:delText>SDS</w:delText>
              </w:r>
              <w:r w:rsidR="00EC7C5D" w:rsidRPr="00A7730B" w:rsidDel="0081443F">
                <w:rPr>
                  <w:rFonts w:ascii="Times New Roman" w:hAnsi="Times New Roman"/>
                  <w:sz w:val="24"/>
                  <w:szCs w:val="24"/>
                  <w:shd w:val="clear" w:color="auto" w:fill="FFFFFF"/>
                </w:rPr>
                <w:delText xml:space="preserve">, </w:delText>
              </w:r>
            </w:del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CGI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I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, 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CGI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</w:t>
            </w:r>
            <w:r w:rsidR="00EC7C5D" w:rsidRPr="00A7730B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S</w:t>
            </w:r>
            <w:del w:id="64" w:author="Vostokova_NV" w:date="2019-11-11T01:05:00Z">
              <w:r w:rsidR="00EC7C5D" w:rsidRPr="00A7730B" w:rsidDel="0081443F">
                <w:rPr>
                  <w:rFonts w:ascii="Times New Roman" w:hAnsi="Times New Roman"/>
                  <w:sz w:val="24"/>
                  <w:szCs w:val="24"/>
                  <w:shd w:val="clear" w:color="auto" w:fill="FFFFFF"/>
                </w:rPr>
                <w:delText>)</w:delText>
              </w:r>
            </w:del>
            <w:r w:rsidR="0077132B" w:rsidRPr="00A773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на Неделе </w:t>
            </w:r>
            <w:del w:id="65" w:author="Elena A. Merkulova" w:date="2019-11-09T01:12:00Z">
              <w:r w:rsidR="00E235D4" w:rsidRPr="00A7730B" w:rsidDel="006D4EC9">
                <w:rPr>
                  <w:rFonts w:ascii="Times New Roman" w:hAnsi="Times New Roman"/>
                  <w:sz w:val="24"/>
                  <w:szCs w:val="24"/>
                </w:rPr>
                <w:delText>1</w:delText>
              </w:r>
              <w:r w:rsidR="00C1526C" w:rsidRPr="00A7730B" w:rsidDel="006D4EC9">
                <w:rPr>
                  <w:rFonts w:ascii="Times New Roman" w:hAnsi="Times New Roman"/>
                  <w:sz w:val="24"/>
                  <w:szCs w:val="24"/>
                </w:rPr>
                <w:delText>2</w:delText>
              </w:r>
              <w:r w:rsidRPr="00A7730B" w:rsidDel="006D4EC9">
                <w:rPr>
                  <w:rFonts w:ascii="Times New Roman" w:hAnsi="Times New Roman"/>
                  <w:sz w:val="24"/>
                  <w:szCs w:val="24"/>
                </w:rPr>
                <w:delText xml:space="preserve"> </w:delText>
              </w:r>
            </w:del>
            <w:ins w:id="66" w:author="Elena A. Merkulova" w:date="2019-11-09T01:12:00Z">
              <w:r w:rsidR="006D4EC9" w:rsidRPr="00A7730B">
                <w:rPr>
                  <w:rFonts w:ascii="Times New Roman" w:hAnsi="Times New Roman"/>
                  <w:sz w:val="24"/>
                  <w:szCs w:val="24"/>
                </w:rPr>
                <w:t>1</w:t>
              </w:r>
              <w:r w:rsidR="006D4EC9">
                <w:rPr>
                  <w:rFonts w:ascii="Times New Roman" w:hAnsi="Times New Roman"/>
                  <w:sz w:val="24"/>
                  <w:szCs w:val="24"/>
                </w:rPr>
                <w:t>0</w:t>
              </w:r>
              <w:r w:rsidR="006D4EC9" w:rsidRPr="00A7730B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 xml:space="preserve">относительно Недели </w:t>
            </w:r>
            <w:r w:rsidR="00E235D4" w:rsidRPr="00A7730B">
              <w:rPr>
                <w:rFonts w:ascii="Times New Roman" w:hAnsi="Times New Roman"/>
                <w:sz w:val="24"/>
                <w:szCs w:val="24"/>
              </w:rPr>
              <w:t>8</w:t>
            </w:r>
            <w:r w:rsidR="00440781" w:rsidRPr="00A7730B">
              <w:rPr>
                <w:rFonts w:ascii="Times New Roman" w:hAnsi="Times New Roman"/>
                <w:sz w:val="24"/>
                <w:szCs w:val="24"/>
              </w:rPr>
              <w:t xml:space="preserve"> и исходных значений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14:paraId="70E01084" w14:textId="1F3A5F86" w:rsidR="000141C6" w:rsidRPr="00A7730B" w:rsidRDefault="0053268D" w:rsidP="00C96B00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О</w:t>
            </w:r>
            <w:r w:rsidR="000141C6" w:rsidRPr="00A7730B">
              <w:rPr>
                <w:rFonts w:ascii="Times New Roman" w:hAnsi="Times New Roman"/>
                <w:sz w:val="24"/>
                <w:szCs w:val="24"/>
              </w:rPr>
              <w:t xml:space="preserve">ценка симптомов отмены </w:t>
            </w:r>
            <w:r w:rsidR="00A04650" w:rsidRPr="00A7730B">
              <w:rPr>
                <w:rFonts w:ascii="Times New Roman" w:hAnsi="Times New Roman"/>
                <w:sz w:val="24"/>
                <w:szCs w:val="24"/>
              </w:rPr>
              <w:t xml:space="preserve">по </w:t>
            </w:r>
            <w:del w:id="67" w:author="Vostokova_NV" w:date="2019-11-11T00:58:00Z">
              <w:r w:rsidR="00EC7C5D" w:rsidRPr="00A7730B" w:rsidDel="004F75B8">
                <w:rPr>
                  <w:rFonts w:ascii="Times New Roman" w:hAnsi="Times New Roman"/>
                  <w:sz w:val="24"/>
                  <w:szCs w:val="24"/>
                </w:rPr>
                <w:delText>опроснику</w:delText>
              </w:r>
              <w:r w:rsidR="00A04650" w:rsidRPr="00A7730B" w:rsidDel="004F75B8">
                <w:rPr>
                  <w:rFonts w:ascii="Times New Roman" w:hAnsi="Times New Roman"/>
                  <w:sz w:val="24"/>
                  <w:szCs w:val="24"/>
                </w:rPr>
                <w:delText xml:space="preserve"> Benzodiazepine Withdrawal Symptom Questionnaire </w:delText>
              </w:r>
            </w:del>
            <w:del w:id="68" w:author="Vostokova_NV" w:date="2019-11-11T00:57:00Z">
              <w:r w:rsidR="00A04650" w:rsidRPr="00A7730B" w:rsidDel="004F75B8">
                <w:rPr>
                  <w:rFonts w:ascii="Times New Roman" w:hAnsi="Times New Roman"/>
                  <w:sz w:val="24"/>
                  <w:szCs w:val="24"/>
                </w:rPr>
                <w:delText>(BWSQ)</w:delText>
              </w:r>
            </w:del>
            <w:del w:id="69" w:author="Vostokova_NV" w:date="2019-11-11T00:58:00Z">
              <w:r w:rsidR="00EC7C5D" w:rsidRPr="00A7730B" w:rsidDel="004F75B8">
                <w:rPr>
                  <w:rFonts w:ascii="Times New Roman" w:hAnsi="Times New Roman"/>
                  <w:sz w:val="24"/>
                  <w:szCs w:val="24"/>
                </w:rPr>
                <w:delText xml:space="preserve"> – </w:delText>
              </w:r>
            </w:del>
            <w:r w:rsidR="00EC7C5D" w:rsidRPr="00A7730B">
              <w:rPr>
                <w:rFonts w:ascii="Times New Roman" w:hAnsi="Times New Roman"/>
                <w:sz w:val="24"/>
                <w:szCs w:val="24"/>
              </w:rPr>
              <w:t>Опросник</w:t>
            </w:r>
            <w:ins w:id="70" w:author="Vostokova_NV" w:date="2019-11-11T00:58:00Z">
              <w:r w:rsidR="004F75B8">
                <w:rPr>
                  <w:rFonts w:ascii="Times New Roman" w:hAnsi="Times New Roman"/>
                  <w:sz w:val="24"/>
                  <w:szCs w:val="24"/>
                </w:rPr>
                <w:t>у</w:t>
              </w:r>
            </w:ins>
            <w:r w:rsidR="00EC7C5D" w:rsidRPr="00A7730B">
              <w:rPr>
                <w:rFonts w:ascii="Times New Roman" w:hAnsi="Times New Roman"/>
                <w:sz w:val="24"/>
                <w:szCs w:val="24"/>
              </w:rPr>
              <w:t xml:space="preserve"> проявлений синдрома отмены </w:t>
            </w:r>
            <w:proofErr w:type="spellStart"/>
            <w:r w:rsidR="00EC7C5D" w:rsidRPr="00A7730B">
              <w:rPr>
                <w:rFonts w:ascii="Times New Roman" w:hAnsi="Times New Roman"/>
                <w:sz w:val="24"/>
                <w:szCs w:val="24"/>
              </w:rPr>
              <w:t>бензодиазепинов</w:t>
            </w:r>
            <w:proofErr w:type="spellEnd"/>
            <w:r w:rsidR="00EC7C5D" w:rsidRPr="00A773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ins w:id="71" w:author="Vostokova_NV" w:date="2019-11-11T00:58:00Z">
              <w:r w:rsidR="004F75B8">
                <w:rPr>
                  <w:rFonts w:ascii="Times New Roman" w:hAnsi="Times New Roman"/>
                  <w:sz w:val="24"/>
                  <w:szCs w:val="24"/>
                </w:rPr>
                <w:t>(</w:t>
              </w:r>
              <w:r w:rsidR="004F75B8" w:rsidRPr="00A7730B">
                <w:rPr>
                  <w:rFonts w:ascii="Times New Roman" w:hAnsi="Times New Roman"/>
                  <w:sz w:val="24"/>
                  <w:szCs w:val="24"/>
                </w:rPr>
                <w:t>BWSQ)</w:t>
              </w:r>
              <w:r w:rsidR="004F75B8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</w:ins>
            <w:r w:rsidR="00A04650" w:rsidRPr="00A7730B">
              <w:rPr>
                <w:rFonts w:ascii="Times New Roman" w:hAnsi="Times New Roman"/>
                <w:sz w:val="24"/>
                <w:szCs w:val="24"/>
              </w:rPr>
              <w:t xml:space="preserve">на Неделе </w:t>
            </w:r>
            <w:del w:id="72" w:author="Dmitriy S. Gorchakov" w:date="2019-11-08T15:20:00Z">
              <w:r w:rsidR="00A04650" w:rsidRPr="00A7730B" w:rsidDel="0072206D">
                <w:rPr>
                  <w:rFonts w:ascii="Times New Roman" w:hAnsi="Times New Roman"/>
                  <w:sz w:val="24"/>
                  <w:szCs w:val="24"/>
                </w:rPr>
                <w:delText>12</w:delText>
              </w:r>
            </w:del>
            <w:ins w:id="73" w:author="Dmitriy S. Gorchakov" w:date="2019-11-08T15:20:00Z">
              <w:r w:rsidR="0072206D" w:rsidRPr="00A7730B">
                <w:rPr>
                  <w:rFonts w:ascii="Times New Roman" w:hAnsi="Times New Roman"/>
                  <w:sz w:val="24"/>
                  <w:szCs w:val="24"/>
                </w:rPr>
                <w:t>10</w:t>
              </w:r>
            </w:ins>
            <w:r w:rsidR="000141C6"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EE686C5" w14:textId="77777777" w:rsidR="00562AB3" w:rsidRPr="00A7730B" w:rsidRDefault="00562AB3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Концентрация CD-008-0045 и его метаболита М</w:t>
            </w:r>
            <w:proofErr w:type="gramStart"/>
            <w:r w:rsidRPr="00A7730B">
              <w:rPr>
                <w:rFonts w:ascii="Times New Roman" w:hAnsi="Times New Roman"/>
                <w:sz w:val="24"/>
                <w:szCs w:val="24"/>
              </w:rPr>
              <w:t>1</w:t>
            </w:r>
            <w:proofErr w:type="gramEnd"/>
            <w:r w:rsidRPr="00A773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8693A" w:rsidRPr="00A7730B">
              <w:rPr>
                <w:rFonts w:ascii="Times New Roman" w:hAnsi="Times New Roman"/>
                <w:sz w:val="24"/>
                <w:szCs w:val="24"/>
              </w:rPr>
              <w:t xml:space="preserve">через 1 час после первого приема исследуемого препарата и 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перед очередным приемом</w:t>
            </w:r>
            <w:r w:rsidR="0088693A" w:rsidRPr="00A7730B">
              <w:rPr>
                <w:rFonts w:ascii="Times New Roman" w:hAnsi="Times New Roman"/>
                <w:sz w:val="24"/>
                <w:szCs w:val="24"/>
              </w:rPr>
              <w:t xml:space="preserve"> на визитах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 xml:space="preserve"> (C</w:t>
            </w:r>
            <w:r w:rsidRPr="00A7730B">
              <w:rPr>
                <w:rFonts w:ascii="Times New Roman" w:hAnsi="Times New Roman"/>
                <w:sz w:val="24"/>
                <w:szCs w:val="24"/>
                <w:vertAlign w:val="subscript"/>
              </w:rPr>
              <w:t>trough</w:t>
            </w:r>
            <w:r w:rsidR="0088693A" w:rsidRPr="00A7730B">
              <w:rPr>
                <w:rFonts w:ascii="Times New Roman" w:hAnsi="Times New Roman"/>
                <w:sz w:val="24"/>
                <w:szCs w:val="24"/>
              </w:rPr>
              <w:t>)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CCD2648" w14:textId="77777777" w:rsidR="00562AB3" w:rsidRPr="00A7730B" w:rsidRDefault="00562AB3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Влияние полиморфизма CYP2D6 на фармакокинетические параметры исследуемого препарата;</w:t>
            </w:r>
          </w:p>
          <w:p w14:paraId="75427584" w14:textId="77777777" w:rsidR="00281C16" w:rsidRPr="00A7730B" w:rsidRDefault="00281C16" w:rsidP="0077132B">
            <w:pPr>
              <w:pStyle w:val="affffe"/>
              <w:numPr>
                <w:ilvl w:val="0"/>
                <w:numId w:val="40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Частота развития нежелательных явлений (НЯ) и серьезных нежелательных явлений (СНЯ) по данным субъективных жалоб, физикального обследования, жизненных показателей, ЭКГ и лабораторных анализов</w:t>
            </w:r>
            <w:r w:rsidR="00506B8E" w:rsidRPr="00A7730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81C16" w:rsidRPr="006D4EC9" w14:paraId="677FAF3B" w14:textId="77777777" w:rsidTr="00A72579">
        <w:tc>
          <w:tcPr>
            <w:tcW w:w="9747" w:type="dxa"/>
            <w:tcBorders>
              <w:bottom w:val="single" w:sz="4" w:space="0" w:color="auto"/>
            </w:tcBorders>
          </w:tcPr>
          <w:p w14:paraId="3C57C206" w14:textId="77777777" w:rsidR="00281C16" w:rsidRPr="00A7730B" w:rsidRDefault="00281C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lastRenderedPageBreak/>
              <w:t>Обоснование:</w:t>
            </w:r>
          </w:p>
          <w:p w14:paraId="0DBB46FC" w14:textId="3F5B8433" w:rsidR="00281C16" w:rsidRPr="00A7730B" w:rsidRDefault="00281C16" w:rsidP="00B4269B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ООО «НИИ ХимРар» ведет разработку нового лекарственного препарата CD-008-0045, </w:t>
            </w:r>
            <w:del w:id="74" w:author="Elena A. Merkulova" w:date="2019-11-09T00:37:00Z">
              <w:r w:rsidR="00C81321" w:rsidRPr="00A7730B" w:rsidDel="00B4739C">
                <w:rPr>
                  <w:lang w:val="ru-RU"/>
                </w:rPr>
                <w:delText>,</w:delText>
              </w:r>
            </w:del>
            <w:r w:rsidR="00C81321" w:rsidRPr="00A7730B">
              <w:rPr>
                <w:lang w:val="ru-RU"/>
              </w:rPr>
              <w:t xml:space="preserve"> относящегося к классу </w:t>
            </w:r>
            <w:proofErr w:type="spellStart"/>
            <w:r w:rsidR="00C81321" w:rsidRPr="00A7730B">
              <w:rPr>
                <w:lang w:val="ru-RU"/>
              </w:rPr>
              <w:t>норадренергических</w:t>
            </w:r>
            <w:proofErr w:type="spellEnd"/>
            <w:r w:rsidR="00C81321" w:rsidRPr="00A7730B">
              <w:rPr>
                <w:lang w:val="ru-RU"/>
              </w:rPr>
              <w:t xml:space="preserve"> и селективных </w:t>
            </w:r>
            <w:proofErr w:type="spellStart"/>
            <w:r w:rsidR="00C81321" w:rsidRPr="00A7730B">
              <w:rPr>
                <w:lang w:val="ru-RU"/>
              </w:rPr>
              <w:t>серотонинергических</w:t>
            </w:r>
            <w:proofErr w:type="spellEnd"/>
            <w:r w:rsidR="00C81321" w:rsidRPr="00A7730B">
              <w:rPr>
                <w:lang w:val="ru-RU"/>
              </w:rPr>
              <w:t xml:space="preserve"> антидепрессантов (</w:t>
            </w:r>
            <w:proofErr w:type="spellStart"/>
            <w:r w:rsidR="00C81321" w:rsidRPr="00A7730B">
              <w:rPr>
                <w:lang w:val="ru-RU"/>
              </w:rPr>
              <w:t>НаССА</w:t>
            </w:r>
            <w:proofErr w:type="spellEnd"/>
            <w:r w:rsidR="00C81321" w:rsidRPr="00A7730B">
              <w:rPr>
                <w:lang w:val="ru-RU"/>
              </w:rPr>
              <w:t xml:space="preserve">). Молекула с высокой селективностью воздействует на ряд </w:t>
            </w:r>
            <w:proofErr w:type="spellStart"/>
            <w:r w:rsidR="00C81321" w:rsidRPr="00A7730B">
              <w:rPr>
                <w:lang w:val="ru-RU"/>
              </w:rPr>
              <w:t>адренорецепторов</w:t>
            </w:r>
            <w:proofErr w:type="spellEnd"/>
            <w:r w:rsidR="00C81321" w:rsidRPr="00A7730B">
              <w:rPr>
                <w:lang w:val="ru-RU"/>
              </w:rPr>
              <w:t xml:space="preserve"> (</w:t>
            </w:r>
            <w:r w:rsidR="00C81321" w:rsidRPr="00A7730B">
              <w:t>α</w:t>
            </w:r>
            <w:r w:rsidR="00C81321" w:rsidRPr="00A7730B">
              <w:rPr>
                <w:lang w:val="ru-RU"/>
              </w:rPr>
              <w:t xml:space="preserve">2А, </w:t>
            </w:r>
            <w:r w:rsidR="00C81321" w:rsidRPr="00A7730B">
              <w:t>α</w:t>
            </w:r>
            <w:r w:rsidR="00C81321" w:rsidRPr="00A7730B">
              <w:rPr>
                <w:lang w:val="ru-RU"/>
              </w:rPr>
              <w:t xml:space="preserve">2В и </w:t>
            </w:r>
            <w:r w:rsidR="00C81321" w:rsidRPr="00A7730B">
              <w:t>α</w:t>
            </w:r>
            <w:r w:rsidR="00C81321" w:rsidRPr="00A7730B">
              <w:rPr>
                <w:lang w:val="ru-RU"/>
              </w:rPr>
              <w:t xml:space="preserve">2С), а также группу серотониновых (5-НТ2А, 5-НТ2С, 5-НТ6 и 5-НТ7) рецепторов. </w:t>
            </w:r>
            <w:r w:rsidRPr="00A7730B">
              <w:rPr>
                <w:rFonts w:eastAsia="Calibri"/>
                <w:lang w:val="ru-RU"/>
              </w:rPr>
              <w:t xml:space="preserve">В проведенных ранее доклинических исследованиях было продемонстрировано, что препарат положительным образом влияет на когнитивные функции, а также имеет </w:t>
            </w:r>
            <w:proofErr w:type="spellStart"/>
            <w:r w:rsidRPr="00A7730B">
              <w:rPr>
                <w:rFonts w:eastAsia="Calibri"/>
                <w:lang w:val="ru-RU"/>
              </w:rPr>
              <w:t>анксиолитический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и антипсихотический потенциал, что дает обоснование его дальнейшему исследованию в качестве средства для нивелирования симптомов тревоги при </w:t>
            </w:r>
            <w:r w:rsidR="00C07841" w:rsidRPr="00A7730B">
              <w:rPr>
                <w:rFonts w:eastAsia="Calibri"/>
                <w:lang w:val="ru-RU"/>
              </w:rPr>
              <w:t>ГТР</w:t>
            </w:r>
            <w:r w:rsidR="00806E13" w:rsidRPr="00A7730B">
              <w:rPr>
                <w:rFonts w:eastAsia="Calibri"/>
                <w:lang w:val="ru-RU"/>
              </w:rPr>
              <w:t>.</w:t>
            </w:r>
            <w:r w:rsidRPr="00A7730B">
              <w:rPr>
                <w:rFonts w:eastAsia="Calibri"/>
                <w:lang w:val="ru-RU"/>
              </w:rPr>
              <w:t xml:space="preserve"> </w:t>
            </w:r>
          </w:p>
          <w:p w14:paraId="649EED1D" w14:textId="2EF15F5A" w:rsidR="00074F19" w:rsidRPr="00A7730B" w:rsidRDefault="00281C16" w:rsidP="00B4269B">
            <w:pPr>
              <w:rPr>
                <w:lang w:val="ru-RU" w:eastAsia="ru-RU"/>
              </w:rPr>
            </w:pPr>
            <w:r w:rsidRPr="00A7730B">
              <w:rPr>
                <w:lang w:val="ru-RU" w:eastAsia="ru-RU"/>
              </w:rPr>
              <w:t>Безопасность, переносимость и фармакокинетику препарата CD-008-0045 при однократном приеме в дозах 2 мг, 4 мг, 10 мг и 20 мг у здоровых добровольцев-мужчин изучали в рамках двух клинических исследований Фазы I</w:t>
            </w:r>
            <w:r w:rsidR="004A36B1" w:rsidRPr="00A7730B">
              <w:rPr>
                <w:lang w:val="ru-RU" w:eastAsia="ru-RU"/>
              </w:rPr>
              <w:t>.</w:t>
            </w:r>
            <w:r w:rsidRPr="00A7730B">
              <w:rPr>
                <w:lang w:val="ru-RU" w:eastAsia="ru-RU"/>
              </w:rPr>
              <w:t xml:space="preserve"> </w:t>
            </w:r>
            <w:r w:rsidR="00074F19" w:rsidRPr="00A7730B">
              <w:rPr>
                <w:lang w:val="ru-RU" w:eastAsia="ru-RU"/>
              </w:rPr>
              <w:t xml:space="preserve">При однократном приеме, экспозиция CD-008-0045 линейно зависела от дозы препарата. </w:t>
            </w:r>
            <w:del w:id="75" w:author="Vostokova_NV" w:date="2019-11-11T00:25:00Z">
              <w:r w:rsidR="00074F19" w:rsidRPr="00A7730B" w:rsidDel="00C73ACB">
                <w:rPr>
                  <w:lang w:val="ru-RU" w:eastAsia="ru-RU"/>
                </w:rPr>
                <w:delText>Согласно фармакокинетическим данным, в</w:delText>
              </w:r>
            </w:del>
            <w:ins w:id="76" w:author="Vostokova_NV" w:date="2019-11-11T00:25:00Z">
              <w:r w:rsidR="00C73ACB">
                <w:rPr>
                  <w:lang w:val="ru-RU" w:eastAsia="ru-RU"/>
                </w:rPr>
                <w:t>В</w:t>
              </w:r>
            </w:ins>
            <w:r w:rsidR="00074F19" w:rsidRPr="00A7730B">
              <w:rPr>
                <w:lang w:val="ru-RU" w:eastAsia="ru-RU"/>
              </w:rPr>
              <w:t>ремя достижения максимальной концентрации (</w:t>
            </w:r>
            <w:proofErr w:type="spellStart"/>
            <w:r w:rsidR="00074F19" w:rsidRPr="00A7730B">
              <w:rPr>
                <w:lang w:val="ru-RU" w:eastAsia="ru-RU"/>
              </w:rPr>
              <w:t>Т</w:t>
            </w:r>
            <w:r w:rsidR="00074F19" w:rsidRPr="00C73ACB">
              <w:rPr>
                <w:vertAlign w:val="subscript"/>
                <w:lang w:val="ru-RU" w:eastAsia="ru-RU"/>
              </w:rPr>
              <w:t>max</w:t>
            </w:r>
            <w:proofErr w:type="spellEnd"/>
            <w:r w:rsidR="00074F19" w:rsidRPr="00A7730B">
              <w:rPr>
                <w:lang w:val="ru-RU" w:eastAsia="ru-RU"/>
              </w:rPr>
              <w:t>) составило 1 час, период полувыведения (Т</w:t>
            </w:r>
            <w:proofErr w:type="gramStart"/>
            <w:r w:rsidR="00074F19" w:rsidRPr="00C73ACB">
              <w:rPr>
                <w:vertAlign w:val="subscript"/>
                <w:lang w:val="ru-RU" w:eastAsia="ru-RU"/>
              </w:rPr>
              <w:t>1</w:t>
            </w:r>
            <w:proofErr w:type="gramEnd"/>
            <w:r w:rsidR="00074F19" w:rsidRPr="00C73ACB">
              <w:rPr>
                <w:vertAlign w:val="subscript"/>
                <w:lang w:val="ru-RU" w:eastAsia="ru-RU"/>
              </w:rPr>
              <w:t>/2</w:t>
            </w:r>
            <w:r w:rsidR="00074F19" w:rsidRPr="00A7730B">
              <w:rPr>
                <w:lang w:val="ru-RU" w:eastAsia="ru-RU"/>
              </w:rPr>
              <w:t xml:space="preserve">) – около 8 часов. </w:t>
            </w:r>
          </w:p>
          <w:p w14:paraId="3FFB5AE2" w14:textId="178A171F" w:rsidR="00074F19" w:rsidRPr="00A7730B" w:rsidDel="00C73ACB" w:rsidRDefault="00074F19" w:rsidP="00074F19">
            <w:pPr>
              <w:rPr>
                <w:del w:id="77" w:author="Vostokova_NV" w:date="2019-11-11T00:26:00Z"/>
                <w:lang w:val="ru-RU"/>
              </w:rPr>
            </w:pPr>
            <w:r w:rsidRPr="00A7730B">
              <w:rPr>
                <w:lang w:val="ru-RU" w:eastAsia="ru-RU"/>
              </w:rPr>
              <w:t xml:space="preserve">В 2017 г. было проведено клиническое исследование Фазы I с целью оценки безопасности возрастающих доз препарата CD-008-0045 при однократном и многократном дозировании. В исследовании изучались суточные дозы препарата CD-008-0045 40 мг (20 мг два раза в </w:t>
            </w:r>
            <w:del w:id="78" w:author="Elena A. Merkulova" w:date="2019-11-09T00:36:00Z">
              <w:r w:rsidRPr="00A7730B" w:rsidDel="00B4739C">
                <w:rPr>
                  <w:lang w:val="ru-RU" w:eastAsia="ru-RU"/>
                </w:rPr>
                <w:delText>сутки</w:delText>
              </w:r>
            </w:del>
            <w:ins w:id="79" w:author="Elena A. Merkulova" w:date="2019-11-09T00:36:00Z">
              <w:r w:rsidR="00B4739C" w:rsidRPr="00A7730B">
                <w:rPr>
                  <w:lang w:val="ru-RU" w:eastAsia="ru-RU"/>
                </w:rPr>
                <w:t>день</w:t>
              </w:r>
            </w:ins>
            <w:r w:rsidRPr="00A7730B">
              <w:rPr>
                <w:lang w:val="ru-RU" w:eastAsia="ru-RU"/>
              </w:rPr>
              <w:t xml:space="preserve">) и 60 мг (20 мг три раза в </w:t>
            </w:r>
            <w:del w:id="80" w:author="Elena A. Merkulova" w:date="2019-11-09T00:36:00Z">
              <w:r w:rsidRPr="00A7730B" w:rsidDel="00B4739C">
                <w:rPr>
                  <w:lang w:val="ru-RU" w:eastAsia="ru-RU"/>
                </w:rPr>
                <w:delText>сутки</w:delText>
              </w:r>
            </w:del>
            <w:ins w:id="81" w:author="Elena A. Merkulova" w:date="2019-11-09T00:36:00Z">
              <w:r w:rsidR="00B4739C" w:rsidRPr="00A7730B">
                <w:rPr>
                  <w:lang w:val="ru-RU" w:eastAsia="ru-RU"/>
                </w:rPr>
                <w:t>день</w:t>
              </w:r>
            </w:ins>
            <w:r w:rsidRPr="00A7730B">
              <w:rPr>
                <w:lang w:val="ru-RU" w:eastAsia="ru-RU"/>
              </w:rPr>
              <w:t xml:space="preserve">); длительность многократного приема составила 4 дня. </w:t>
            </w:r>
            <w:r w:rsidRPr="00A7730B">
              <w:rPr>
                <w:rFonts w:eastAsia="Calibri"/>
                <w:lang w:val="ru-RU"/>
              </w:rPr>
              <w:t xml:space="preserve">Была отмечена связь уровня экспозиции </w:t>
            </w:r>
            <w:ins w:id="82" w:author="Vostokova_NV" w:date="2019-11-11T00:51:00Z">
              <w:r w:rsidR="004F75B8">
                <w:rPr>
                  <w:rFonts w:eastAsia="Calibri"/>
                  <w:lang w:val="ru-RU"/>
                </w:rPr>
                <w:t xml:space="preserve">препарата </w:t>
              </w:r>
              <w:r w:rsidR="004F75B8" w:rsidRPr="00A7730B">
                <w:rPr>
                  <w:lang w:val="ru-RU" w:eastAsia="ru-RU"/>
                </w:rPr>
                <w:t xml:space="preserve">CD-008-0045 </w:t>
              </w:r>
            </w:ins>
            <w:del w:id="83" w:author="Vostokova_NV" w:date="2019-11-11T00:51:00Z">
              <w:r w:rsidRPr="00A7730B" w:rsidDel="004F75B8">
                <w:rPr>
                  <w:rFonts w:eastAsia="Calibri"/>
                  <w:lang w:val="ru-RU"/>
                </w:rPr>
                <w:delText xml:space="preserve">ИП </w:delText>
              </w:r>
            </w:del>
            <w:r w:rsidRPr="00A7730B">
              <w:rPr>
                <w:rFonts w:eastAsia="Calibri"/>
                <w:lang w:val="ru-RU"/>
              </w:rPr>
              <w:t xml:space="preserve">в крови с </w:t>
            </w:r>
            <w:r w:rsidRPr="00A7730B">
              <w:rPr>
                <w:lang w:val="ru-RU"/>
              </w:rPr>
              <w:t>полиморфизмом CYP2D6</w:t>
            </w:r>
            <w:r w:rsidRPr="00A7730B">
              <w:rPr>
                <w:rFonts w:eastAsia="Calibri"/>
                <w:lang w:val="ru-RU"/>
              </w:rPr>
              <w:t xml:space="preserve">. В каждой дозовой когорте из 4 добровольцев, принимавших </w:t>
            </w:r>
            <w:ins w:id="84" w:author="Vostokova_NV" w:date="2019-11-11T00:51:00Z">
              <w:r w:rsidR="004F75B8" w:rsidRPr="00A7730B">
                <w:rPr>
                  <w:lang w:val="ru-RU" w:eastAsia="ru-RU"/>
                </w:rPr>
                <w:t>CD-008-0045</w:t>
              </w:r>
            </w:ins>
            <w:del w:id="85" w:author="Vostokova_NV" w:date="2019-11-11T00:51:00Z">
              <w:r w:rsidRPr="00A7730B" w:rsidDel="004F75B8">
                <w:rPr>
                  <w:rFonts w:eastAsia="Calibri"/>
                  <w:lang w:val="ru-RU"/>
                </w:rPr>
                <w:delText>ИП</w:delText>
              </w:r>
            </w:del>
            <w:r w:rsidRPr="00A7730B">
              <w:rPr>
                <w:rFonts w:eastAsia="Calibri"/>
                <w:lang w:val="ru-RU"/>
              </w:rPr>
              <w:t xml:space="preserve">, было выявлено по одному добровольцу, которого можно отнести </w:t>
            </w:r>
            <w:proofErr w:type="gramStart"/>
            <w:r w:rsidRPr="00A7730B">
              <w:rPr>
                <w:rFonts w:eastAsia="Calibri"/>
                <w:lang w:val="ru-RU"/>
              </w:rPr>
              <w:t>к</w:t>
            </w:r>
            <w:proofErr w:type="gramEnd"/>
            <w:r w:rsidRPr="00A7730B">
              <w:rPr>
                <w:rFonts w:eastAsia="Calibri"/>
                <w:lang w:val="ru-RU"/>
              </w:rPr>
              <w:t xml:space="preserve"> медленным </w:t>
            </w:r>
            <w:proofErr w:type="spellStart"/>
            <w:r w:rsidRPr="00A7730B">
              <w:rPr>
                <w:rFonts w:eastAsia="Calibri"/>
                <w:lang w:val="ru-RU"/>
              </w:rPr>
              <w:t>метаболизаторам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по CYP2D6</w:t>
            </w:r>
            <w:ins w:id="86" w:author="Vostokova_NV" w:date="2019-11-11T00:26:00Z">
              <w:r w:rsidR="00C73ACB">
                <w:rPr>
                  <w:rFonts w:eastAsia="Calibri"/>
                  <w:lang w:val="ru-RU"/>
                </w:rPr>
                <w:t>,</w:t>
              </w:r>
            </w:ins>
            <w:r w:rsidRPr="00A7730B">
              <w:rPr>
                <w:rFonts w:eastAsia="Calibri"/>
                <w:lang w:val="ru-RU"/>
              </w:rPr>
              <w:t xml:space="preserve"> и чьи ФК параметры значительно отличались от остальных добровольцев.</w:t>
            </w:r>
          </w:p>
          <w:p w14:paraId="28DA78C7" w14:textId="117263DC" w:rsidR="00074F19" w:rsidRPr="00A7730B" w:rsidRDefault="00C73ACB" w:rsidP="00074F19">
            <w:pPr>
              <w:rPr>
                <w:lang w:val="ru-RU"/>
              </w:rPr>
            </w:pPr>
            <w:ins w:id="87" w:author="Vostokova_NV" w:date="2019-11-11T00:26:00Z">
              <w:r>
                <w:rPr>
                  <w:lang w:val="ru-RU"/>
                </w:rPr>
                <w:t xml:space="preserve"> </w:t>
              </w:r>
            </w:ins>
            <w:r w:rsidR="00074F19" w:rsidRPr="00A7730B">
              <w:rPr>
                <w:lang w:val="ru-RU"/>
              </w:rPr>
              <w:t xml:space="preserve">Остаточная концентрация CD-008-0045 стабилизировалась через 1-2 суток после начала регулярного приема </w:t>
            </w:r>
            <w:r w:rsidR="00074F19" w:rsidRPr="00A7730B">
              <w:rPr>
                <w:rFonts w:eastAsia="Calibri"/>
                <w:lang w:val="ru-RU"/>
              </w:rPr>
              <w:t>препарата</w:t>
            </w:r>
            <w:r w:rsidR="00074F19" w:rsidRPr="00A7730B">
              <w:rPr>
                <w:lang w:val="ru-RU"/>
              </w:rPr>
              <w:t>. Фактор накопления (</w:t>
            </w:r>
            <w:proofErr w:type="spellStart"/>
            <w:r w:rsidR="00074F19" w:rsidRPr="00A7730B">
              <w:rPr>
                <w:lang w:val="ru-RU"/>
              </w:rPr>
              <w:t>F</w:t>
            </w:r>
            <w:r w:rsidR="00074F19" w:rsidRPr="00A7730B">
              <w:rPr>
                <w:vertAlign w:val="subscript"/>
                <w:lang w:val="ru-RU"/>
              </w:rPr>
              <w:t>c</w:t>
            </w:r>
            <w:proofErr w:type="spellEnd"/>
            <w:r w:rsidR="00074F19" w:rsidRPr="00A7730B">
              <w:rPr>
                <w:lang w:val="ru-RU"/>
              </w:rPr>
              <w:t xml:space="preserve">) составил 2,5 в когорте 40 мг и 2,1 в когорте 60 мг. При многократном приеме, медиана </w:t>
            </w:r>
            <w:proofErr w:type="spellStart"/>
            <w:proofErr w:type="gramStart"/>
            <w:r w:rsidR="00074F19" w:rsidRPr="00A7730B">
              <w:rPr>
                <w:lang w:val="ru-RU"/>
              </w:rPr>
              <w:t>Т</w:t>
            </w:r>
            <w:proofErr w:type="gramEnd"/>
            <w:r w:rsidR="00074F19" w:rsidRPr="00A7730B">
              <w:rPr>
                <w:vertAlign w:val="subscript"/>
                <w:lang w:val="ru-RU"/>
              </w:rPr>
              <w:t>max</w:t>
            </w:r>
            <w:proofErr w:type="spellEnd"/>
            <w:r w:rsidR="00074F19" w:rsidRPr="00A7730B">
              <w:rPr>
                <w:lang w:val="ru-RU"/>
              </w:rPr>
              <w:t xml:space="preserve"> CD-008-0045 </w:t>
            </w:r>
            <w:r w:rsidR="00074F19" w:rsidRPr="00A7730B">
              <w:rPr>
                <w:lang w:val="ru-RU"/>
              </w:rPr>
              <w:lastRenderedPageBreak/>
              <w:t>составляла 0,4 часа в когорте 40 мг и 1,0 час в когорте 60 мг. Средний T</w:t>
            </w:r>
            <w:r w:rsidR="00074F19" w:rsidRPr="00A7730B">
              <w:rPr>
                <w:vertAlign w:val="subscript"/>
                <w:lang w:val="ru-RU"/>
              </w:rPr>
              <w:t xml:space="preserve">1/2 </w:t>
            </w:r>
            <w:r w:rsidR="00074F19" w:rsidRPr="00A7730B">
              <w:rPr>
                <w:lang w:val="ru-RU"/>
              </w:rPr>
              <w:t xml:space="preserve">составил 15,0±3,5 часов в когорте 40 мг и 9,9±3,2 часов в когорте 60 мг. </w:t>
            </w:r>
          </w:p>
          <w:p w14:paraId="60583A9D" w14:textId="758B9E4F" w:rsidR="00074F19" w:rsidRPr="00A7730B" w:rsidRDefault="00074F19" w:rsidP="00074F19">
            <w:pPr>
              <w:rPr>
                <w:lang w:val="ru-RU"/>
              </w:rPr>
            </w:pPr>
            <w:r w:rsidRPr="00A7730B">
              <w:rPr>
                <w:lang w:val="ru-RU"/>
              </w:rPr>
              <w:t xml:space="preserve">В 2018-2019 гг. было проведено клиническое исследование Фазы II с целью оценки эффективности, безопасности, фармакокинетики, фармакогенетики и подбора доз препарата CD-008-0045 у пациентов с генерализованным тревожным расстройством в течение </w:t>
            </w:r>
            <w:del w:id="88" w:author="Vostokova_NV" w:date="2019-11-11T00:27:00Z">
              <w:r w:rsidRPr="00A7730B" w:rsidDel="00C73ACB">
                <w:rPr>
                  <w:lang w:val="ru-RU"/>
                </w:rPr>
                <w:delText xml:space="preserve">8 </w:delText>
              </w:r>
            </w:del>
            <w:ins w:id="89" w:author="Vostokova_NV" w:date="2019-11-11T00:27:00Z">
              <w:r w:rsidR="00C73ACB" w:rsidRPr="00A7730B">
                <w:rPr>
                  <w:lang w:val="ru-RU"/>
                </w:rPr>
                <w:t>8</w:t>
              </w:r>
              <w:r w:rsidR="00C73ACB">
                <w:rPr>
                  <w:lang w:val="ru-RU"/>
                </w:rPr>
                <w:t> </w:t>
              </w:r>
            </w:ins>
            <w:r w:rsidRPr="00A7730B">
              <w:rPr>
                <w:lang w:val="ru-RU"/>
              </w:rPr>
              <w:t xml:space="preserve">недель терапии. В исследовании изучались суточные дозы препарата CD-008-0045 40 мг (20 мг два раза в </w:t>
            </w:r>
            <w:del w:id="90" w:author="Elena A. Merkulova" w:date="2019-11-09T00:36:00Z">
              <w:r w:rsidRPr="00A7730B" w:rsidDel="00B4739C">
                <w:rPr>
                  <w:lang w:val="ru-RU"/>
                </w:rPr>
                <w:delText>сутки</w:delText>
              </w:r>
            </w:del>
            <w:ins w:id="91" w:author="Elena A. Merkulova" w:date="2019-11-09T00:36:00Z">
              <w:r w:rsidR="00B4739C" w:rsidRPr="00A7730B">
                <w:rPr>
                  <w:lang w:val="ru-RU"/>
                </w:rPr>
                <w:t>день</w:t>
              </w:r>
            </w:ins>
            <w:r w:rsidRPr="00A7730B">
              <w:rPr>
                <w:lang w:val="ru-RU"/>
              </w:rPr>
              <w:t xml:space="preserve">) и 60 мг (20 мг три раза в </w:t>
            </w:r>
            <w:del w:id="92" w:author="Elena A. Merkulova" w:date="2019-11-09T00:36:00Z">
              <w:r w:rsidRPr="00A7730B" w:rsidDel="00B4739C">
                <w:rPr>
                  <w:lang w:val="ru-RU"/>
                </w:rPr>
                <w:delText>сутки</w:delText>
              </w:r>
            </w:del>
            <w:ins w:id="93" w:author="Elena A. Merkulova" w:date="2019-11-09T00:36:00Z">
              <w:r w:rsidR="00B4739C" w:rsidRPr="00A7730B">
                <w:rPr>
                  <w:lang w:val="ru-RU"/>
                </w:rPr>
                <w:t>день</w:t>
              </w:r>
            </w:ins>
            <w:r w:rsidRPr="00A7730B">
              <w:rPr>
                <w:lang w:val="ru-RU"/>
              </w:rPr>
              <w:t xml:space="preserve">). </w:t>
            </w:r>
            <w:proofErr w:type="gramStart"/>
            <w:r w:rsidRPr="00A7730B">
              <w:rPr>
                <w:lang w:val="ru-RU"/>
              </w:rPr>
              <w:t>Количество пациентов, достигших 50% снижения общего балла по шкале HARS на Неделе 8, составило 20/44 (45</w:t>
            </w:r>
            <w:ins w:id="94" w:author="Vostokova_NV" w:date="2019-11-11T00:29:00Z">
              <w:r w:rsidR="00C73ACB">
                <w:rPr>
                  <w:lang w:val="ru-RU"/>
                </w:rPr>
                <w:t>,</w:t>
              </w:r>
            </w:ins>
            <w:del w:id="95" w:author="Vostokova_NV" w:date="2019-11-11T00:29:00Z">
              <w:r w:rsidRPr="00A7730B" w:rsidDel="00C73ACB">
                <w:rPr>
                  <w:lang w:val="ru-RU"/>
                </w:rPr>
                <w:delText>.</w:delText>
              </w:r>
            </w:del>
            <w:r w:rsidRPr="00A7730B">
              <w:rPr>
                <w:lang w:val="ru-RU"/>
              </w:rPr>
              <w:t xml:space="preserve">5%) пациентов для группы </w:t>
            </w:r>
            <w:del w:id="96" w:author="Vostokova_NV" w:date="2019-11-11T00:27:00Z">
              <w:r w:rsidRPr="00A7730B" w:rsidDel="00C73ACB">
                <w:rPr>
                  <w:lang w:val="ru-RU"/>
                </w:rPr>
                <w:delText>«</w:delText>
              </w:r>
            </w:del>
            <w:r w:rsidRPr="00A7730B">
              <w:rPr>
                <w:lang w:val="ru-RU"/>
              </w:rPr>
              <w:t>CD-008-0045 60 мг</w:t>
            </w:r>
            <w:del w:id="97" w:author="Vostokova_NV" w:date="2019-11-11T00:27:00Z">
              <w:r w:rsidRPr="00A7730B" w:rsidDel="00C73ACB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>, 22 /41 (53</w:t>
            </w:r>
            <w:ins w:id="98" w:author="Vostokova_NV" w:date="2019-11-11T00:29:00Z">
              <w:r w:rsidR="00C73ACB">
                <w:rPr>
                  <w:lang w:val="ru-RU"/>
                </w:rPr>
                <w:t>,</w:t>
              </w:r>
            </w:ins>
            <w:del w:id="99" w:author="Vostokova_NV" w:date="2019-11-11T00:29:00Z">
              <w:r w:rsidRPr="00A7730B" w:rsidDel="00C73ACB">
                <w:rPr>
                  <w:lang w:val="ru-RU"/>
                </w:rPr>
                <w:delText>.</w:delText>
              </w:r>
            </w:del>
            <w:r w:rsidRPr="00A7730B">
              <w:rPr>
                <w:lang w:val="ru-RU"/>
              </w:rPr>
              <w:t xml:space="preserve">7%) пациента для группы </w:t>
            </w:r>
            <w:del w:id="100" w:author="Vostokova_NV" w:date="2019-11-11T00:27:00Z">
              <w:r w:rsidRPr="00A7730B" w:rsidDel="00C73ACB">
                <w:rPr>
                  <w:lang w:val="ru-RU"/>
                </w:rPr>
                <w:delText>«</w:delText>
              </w:r>
            </w:del>
            <w:r w:rsidRPr="00A7730B">
              <w:rPr>
                <w:lang w:val="ru-RU"/>
              </w:rPr>
              <w:t>CD-008-0045 40 мг</w:t>
            </w:r>
            <w:del w:id="101" w:author="Vostokova_NV" w:date="2019-11-11T00:27:00Z">
              <w:r w:rsidRPr="00A7730B" w:rsidDel="00C73ACB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 xml:space="preserve"> и 5/43 (11</w:t>
            </w:r>
            <w:ins w:id="102" w:author="Vostokova_NV" w:date="2019-11-11T00:29:00Z">
              <w:r w:rsidR="00C73ACB">
                <w:rPr>
                  <w:lang w:val="ru-RU"/>
                </w:rPr>
                <w:t>,</w:t>
              </w:r>
            </w:ins>
            <w:del w:id="103" w:author="Vostokova_NV" w:date="2019-11-11T00:29:00Z">
              <w:r w:rsidRPr="00A7730B" w:rsidDel="00C73ACB">
                <w:rPr>
                  <w:lang w:val="ru-RU"/>
                </w:rPr>
                <w:delText>.</w:delText>
              </w:r>
            </w:del>
            <w:r w:rsidRPr="00A7730B">
              <w:rPr>
                <w:lang w:val="ru-RU"/>
              </w:rPr>
              <w:t xml:space="preserve">6%) пациентов для группы </w:t>
            </w:r>
            <w:del w:id="104" w:author="Vostokova_NV" w:date="2019-11-11T00:27:00Z">
              <w:r w:rsidRPr="00A7730B" w:rsidDel="00C73ACB">
                <w:rPr>
                  <w:lang w:val="ru-RU"/>
                </w:rPr>
                <w:delText>«</w:delText>
              </w:r>
            </w:del>
            <w:r w:rsidRPr="00A7730B">
              <w:rPr>
                <w:lang w:val="ru-RU"/>
              </w:rPr>
              <w:t>Плацебо</w:t>
            </w:r>
            <w:del w:id="105" w:author="Vostokova_NV" w:date="2019-11-11T00:27:00Z">
              <w:r w:rsidRPr="00A7730B" w:rsidDel="00C73ACB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 xml:space="preserve">, что соответствует ожидаемой доле пациентов, ответивших на терапию </w:t>
            </w:r>
            <w:del w:id="106" w:author="Vostokova_NV" w:date="2019-11-11T00:28:00Z">
              <w:r w:rsidRPr="00A7730B" w:rsidDel="00C73ACB">
                <w:rPr>
                  <w:lang w:val="ru-RU"/>
                </w:rPr>
                <w:delText>(</w:delText>
              </w:r>
            </w:del>
            <w:r w:rsidRPr="00A7730B">
              <w:rPr>
                <w:lang w:val="ru-RU"/>
              </w:rPr>
              <w:t>для исследуемого препарата</w:t>
            </w:r>
            <w:ins w:id="107" w:author="Vostokova_NV" w:date="2019-11-11T00:29:00Z">
              <w:r w:rsidR="00C73ACB">
                <w:rPr>
                  <w:lang w:val="ru-RU"/>
                </w:rPr>
                <w:t>, а именно</w:t>
              </w:r>
            </w:ins>
            <w:r w:rsidRPr="00A7730B">
              <w:rPr>
                <w:lang w:val="ru-RU"/>
              </w:rPr>
              <w:t xml:space="preserve"> ≥17/39 (43</w:t>
            </w:r>
            <w:del w:id="108" w:author="Vostokova_NV" w:date="2019-11-11T00:29:00Z">
              <w:r w:rsidRPr="00A7730B" w:rsidDel="00C73ACB">
                <w:rPr>
                  <w:lang w:val="ru-RU"/>
                </w:rPr>
                <w:delText>.</w:delText>
              </w:r>
            </w:del>
            <w:ins w:id="109" w:author="Vostokova_NV" w:date="2019-11-11T00:29:00Z">
              <w:r w:rsidR="00C73ACB">
                <w:rPr>
                  <w:lang w:val="ru-RU"/>
                </w:rPr>
                <w:t>,</w:t>
              </w:r>
            </w:ins>
            <w:r w:rsidRPr="00A7730B">
              <w:rPr>
                <w:lang w:val="ru-RU"/>
              </w:rPr>
              <w:t>6%)</w:t>
            </w:r>
            <w:del w:id="110" w:author="Vostokova_NV" w:date="2019-11-11T00:28:00Z">
              <w:r w:rsidRPr="00A7730B" w:rsidDel="00C73ACB">
                <w:rPr>
                  <w:lang w:val="ru-RU"/>
                </w:rPr>
                <w:delText xml:space="preserve"> и для группы плацебо &lt;17/39 (43.6%)</w:delText>
              </w:r>
            </w:del>
            <w:r w:rsidRPr="00A7730B">
              <w:rPr>
                <w:lang w:val="ru-RU"/>
              </w:rPr>
              <w:t>.</w:t>
            </w:r>
            <w:proofErr w:type="gramEnd"/>
          </w:p>
          <w:p w14:paraId="33CD8E73" w14:textId="77777777" w:rsidR="00F15D2A" w:rsidRPr="00A7730B" w:rsidRDefault="00F15D2A" w:rsidP="00074F19">
            <w:pPr>
              <w:rPr>
                <w:lang w:val="ru-RU"/>
              </w:rPr>
            </w:pPr>
            <w:r w:rsidRPr="00A7730B">
              <w:rPr>
                <w:lang w:val="ru-RU"/>
              </w:rPr>
              <w:t xml:space="preserve">В рамках проведенных исследований I и II фазы, препарат CD-008-0045 продемонстрировал благоприятный профиль безопасности и хорошую переносимость. </w:t>
            </w:r>
          </w:p>
          <w:p w14:paraId="6FDE9D74" w14:textId="549FC9EC" w:rsidR="007A4FA9" w:rsidRPr="00A7730B" w:rsidRDefault="00EB7F05" w:rsidP="007A4FA9">
            <w:pPr>
              <w:rPr>
                <w:lang w:val="ru-RU"/>
              </w:rPr>
            </w:pPr>
            <w:proofErr w:type="gramStart"/>
            <w:r w:rsidRPr="00A7730B">
              <w:rPr>
                <w:lang w:val="ru-RU"/>
              </w:rPr>
              <w:t xml:space="preserve">За время исследования </w:t>
            </w:r>
            <w:ins w:id="111" w:author="Vostokova_NV" w:date="2019-11-11T00:29:00Z">
              <w:r w:rsidR="00C73ACB">
                <w:rPr>
                  <w:lang w:val="ru-RU"/>
                </w:rPr>
                <w:t xml:space="preserve">Фазы </w:t>
              </w:r>
            </w:ins>
            <w:r w:rsidR="00FF5161" w:rsidRPr="00A7730B">
              <w:t>II</w:t>
            </w:r>
            <w:r w:rsidRPr="00A7730B">
              <w:rPr>
                <w:lang w:val="ru-RU"/>
              </w:rPr>
              <w:t xml:space="preserve"> </w:t>
            </w:r>
            <w:del w:id="112" w:author="Vostokova_NV" w:date="2019-11-11T00:29:00Z">
              <w:r w:rsidRPr="00A7730B" w:rsidDel="00C73ACB">
                <w:rPr>
                  <w:lang w:val="ru-RU"/>
                </w:rPr>
                <w:delText xml:space="preserve">фазы </w:delText>
              </w:r>
            </w:del>
            <w:r w:rsidRPr="00A7730B">
              <w:rPr>
                <w:lang w:val="ru-RU"/>
              </w:rPr>
              <w:t>у 44/129 (34</w:t>
            </w:r>
            <w:del w:id="113" w:author="Vostokova_NV" w:date="2019-11-11T00:29:00Z">
              <w:r w:rsidRPr="00A7730B" w:rsidDel="00C73ACB">
                <w:rPr>
                  <w:lang w:val="ru-RU"/>
                </w:rPr>
                <w:delText>.</w:delText>
              </w:r>
            </w:del>
            <w:ins w:id="114" w:author="Vostokova_NV" w:date="2019-11-11T00:29:00Z">
              <w:r w:rsidR="00C73ACB">
                <w:rPr>
                  <w:lang w:val="ru-RU"/>
                </w:rPr>
                <w:t>,</w:t>
              </w:r>
            </w:ins>
            <w:r w:rsidRPr="00A7730B">
              <w:rPr>
                <w:lang w:val="ru-RU"/>
              </w:rPr>
              <w:t xml:space="preserve">1%) пациентов популяции безопасности из всех групп терапии было зарегистрировано 152 </w:t>
            </w:r>
            <w:del w:id="115" w:author="Vostokova_NV" w:date="2019-11-11T00:31:00Z">
              <w:r w:rsidRPr="00A7730B" w:rsidDel="007F3030">
                <w:rPr>
                  <w:lang w:val="ru-RU"/>
                </w:rPr>
                <w:delText>нежелательных явления</w:delText>
              </w:r>
            </w:del>
            <w:ins w:id="116" w:author="Vostokova_NV" w:date="2019-11-11T00:31:00Z">
              <w:r w:rsidR="007F3030">
                <w:rPr>
                  <w:lang w:val="ru-RU"/>
                </w:rPr>
                <w:t>НЯ</w:t>
              </w:r>
            </w:ins>
            <w:r w:rsidRPr="00A7730B">
              <w:rPr>
                <w:lang w:val="ru-RU"/>
              </w:rPr>
              <w:t xml:space="preserve">, при этом в группе </w:t>
            </w:r>
            <w:del w:id="117" w:author="Vostokova_NV" w:date="2019-11-11T00:29:00Z">
              <w:r w:rsidRPr="00A7730B" w:rsidDel="007F3030">
                <w:rPr>
                  <w:lang w:val="ru-RU"/>
                </w:rPr>
                <w:delText>терапии «</w:delText>
              </w:r>
            </w:del>
            <w:r w:rsidRPr="00A7730B">
              <w:rPr>
                <w:lang w:val="ru-RU"/>
              </w:rPr>
              <w:t>CD-008-0045 60 мг НЯ были зарегистрированы у 20/44 (45</w:t>
            </w:r>
            <w:del w:id="118" w:author="Vostokova_NV" w:date="2019-11-11T00:31:00Z">
              <w:r w:rsidRPr="00A7730B" w:rsidDel="007F3030">
                <w:rPr>
                  <w:lang w:val="ru-RU"/>
                </w:rPr>
                <w:delText>.</w:delText>
              </w:r>
            </w:del>
            <w:ins w:id="119" w:author="Vostokova_NV" w:date="2019-11-11T00:31:00Z">
              <w:r w:rsidR="007F3030">
                <w:rPr>
                  <w:lang w:val="ru-RU"/>
                </w:rPr>
                <w:t>,</w:t>
              </w:r>
            </w:ins>
            <w:r w:rsidRPr="00A7730B">
              <w:rPr>
                <w:lang w:val="ru-RU"/>
              </w:rPr>
              <w:t xml:space="preserve">5%) пациентов, в группе </w:t>
            </w:r>
            <w:del w:id="120" w:author="Vostokova_NV" w:date="2019-11-11T00:30:00Z">
              <w:r w:rsidRPr="00A7730B" w:rsidDel="007F3030">
                <w:rPr>
                  <w:lang w:val="ru-RU"/>
                </w:rPr>
                <w:delText>терапии «</w:delText>
              </w:r>
            </w:del>
            <w:r w:rsidRPr="00A7730B">
              <w:rPr>
                <w:lang w:val="ru-RU"/>
              </w:rPr>
              <w:t>CD-008-0045 40 мг</w:t>
            </w:r>
            <w:del w:id="121" w:author="Vostokova_NV" w:date="2019-11-11T00:30:00Z">
              <w:r w:rsidRPr="00A7730B" w:rsidDel="007F3030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 xml:space="preserve"> </w:t>
            </w:r>
            <w:del w:id="122" w:author="Vostokova_NV" w:date="2019-11-11T00:30:00Z">
              <w:r w:rsidRPr="00A7730B" w:rsidDel="007F3030">
                <w:rPr>
                  <w:lang w:val="ru-RU"/>
                </w:rPr>
                <w:delText>-</w:delText>
              </w:r>
            </w:del>
            <w:ins w:id="123" w:author="Vostokova_NV" w:date="2019-11-11T00:30:00Z">
              <w:r w:rsidR="007F3030">
                <w:rPr>
                  <w:lang w:val="ru-RU"/>
                </w:rPr>
                <w:t>–</w:t>
              </w:r>
            </w:ins>
            <w:r w:rsidRPr="00A7730B">
              <w:rPr>
                <w:lang w:val="ru-RU"/>
              </w:rPr>
              <w:t xml:space="preserve"> у 12/42 (28</w:t>
            </w:r>
            <w:ins w:id="124" w:author="Vostokova_NV" w:date="2019-11-11T00:31:00Z">
              <w:r w:rsidR="007F3030">
                <w:rPr>
                  <w:lang w:val="ru-RU"/>
                </w:rPr>
                <w:t>,</w:t>
              </w:r>
            </w:ins>
            <w:del w:id="125" w:author="Vostokova_NV" w:date="2019-11-11T00:31:00Z">
              <w:r w:rsidRPr="00A7730B" w:rsidDel="007F3030">
                <w:rPr>
                  <w:lang w:val="ru-RU"/>
                </w:rPr>
                <w:delText>.</w:delText>
              </w:r>
            </w:del>
            <w:r w:rsidRPr="00A7730B">
              <w:rPr>
                <w:lang w:val="ru-RU"/>
              </w:rPr>
              <w:t xml:space="preserve">6%) пациентов и в группе </w:t>
            </w:r>
            <w:del w:id="126" w:author="Vostokova_NV" w:date="2019-11-11T00:30:00Z">
              <w:r w:rsidRPr="00A7730B" w:rsidDel="007F3030">
                <w:rPr>
                  <w:lang w:val="ru-RU"/>
                </w:rPr>
                <w:delText>терапии «</w:delText>
              </w:r>
            </w:del>
            <w:r w:rsidRPr="00A7730B">
              <w:rPr>
                <w:lang w:val="ru-RU"/>
              </w:rPr>
              <w:t>Плацебо</w:t>
            </w:r>
            <w:del w:id="127" w:author="Vostokova_NV" w:date="2019-11-11T00:30:00Z">
              <w:r w:rsidRPr="00A7730B" w:rsidDel="007F3030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 xml:space="preserve"> </w:t>
            </w:r>
            <w:ins w:id="128" w:author="Vostokova_NV" w:date="2019-11-11T00:31:00Z">
              <w:r w:rsidR="007F3030">
                <w:rPr>
                  <w:lang w:val="ru-RU"/>
                </w:rPr>
                <w:t xml:space="preserve">– </w:t>
              </w:r>
            </w:ins>
            <w:r w:rsidRPr="00A7730B">
              <w:rPr>
                <w:lang w:val="ru-RU"/>
              </w:rPr>
              <w:t>у 12/43 (27</w:t>
            </w:r>
            <w:ins w:id="129" w:author="Vostokova_NV" w:date="2019-11-11T00:31:00Z">
              <w:r w:rsidR="007F3030">
                <w:rPr>
                  <w:lang w:val="ru-RU"/>
                </w:rPr>
                <w:t>,</w:t>
              </w:r>
            </w:ins>
            <w:del w:id="130" w:author="Vostokova_NV" w:date="2019-11-11T00:31:00Z">
              <w:r w:rsidRPr="00A7730B" w:rsidDel="007F3030">
                <w:rPr>
                  <w:lang w:val="ru-RU"/>
                </w:rPr>
                <w:delText>.</w:delText>
              </w:r>
            </w:del>
            <w:r w:rsidRPr="00A7730B">
              <w:rPr>
                <w:lang w:val="ru-RU"/>
              </w:rPr>
              <w:t>9%) пациентов.</w:t>
            </w:r>
            <w:proofErr w:type="gramEnd"/>
            <w:r w:rsidRPr="00A7730B">
              <w:rPr>
                <w:lang w:val="ru-RU"/>
              </w:rPr>
              <w:t xml:space="preserve"> Группа </w:t>
            </w:r>
            <w:del w:id="131" w:author="Vostokova_NV" w:date="2019-11-11T00:30:00Z">
              <w:r w:rsidRPr="00A7730B" w:rsidDel="007F3030">
                <w:rPr>
                  <w:lang w:val="ru-RU"/>
                </w:rPr>
                <w:delText>терапии «</w:delText>
              </w:r>
            </w:del>
            <w:r w:rsidRPr="00A7730B">
              <w:rPr>
                <w:lang w:val="ru-RU"/>
              </w:rPr>
              <w:t>CD-008-0045 60 мг</w:t>
            </w:r>
            <w:del w:id="132" w:author="Vostokova_NV" w:date="2019-11-11T00:30:00Z">
              <w:r w:rsidRPr="00A7730B" w:rsidDel="007F3030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 xml:space="preserve"> статистически значимо отличалась от группы </w:t>
            </w:r>
            <w:del w:id="133" w:author="Vostokova_NV" w:date="2019-11-11T00:30:00Z">
              <w:r w:rsidRPr="00A7730B" w:rsidDel="007F3030">
                <w:rPr>
                  <w:lang w:val="ru-RU"/>
                </w:rPr>
                <w:delText>терапии «</w:delText>
              </w:r>
            </w:del>
            <w:r w:rsidRPr="00A7730B">
              <w:rPr>
                <w:lang w:val="ru-RU"/>
              </w:rPr>
              <w:t>Плацебо</w:t>
            </w:r>
            <w:del w:id="134" w:author="Vostokova_NV" w:date="2019-11-11T00:30:00Z">
              <w:r w:rsidRPr="00A7730B" w:rsidDel="007F3030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 xml:space="preserve"> по числу пациентов, у которых развились НЯ (</w:t>
            </w:r>
            <w:proofErr w:type="gramStart"/>
            <w:r w:rsidRPr="00A7730B">
              <w:rPr>
                <w:lang w:val="ru-RU"/>
              </w:rPr>
              <w:t>р</w:t>
            </w:r>
            <w:proofErr w:type="gramEnd"/>
            <w:r w:rsidRPr="00A7730B">
              <w:rPr>
                <w:lang w:val="ru-RU"/>
              </w:rPr>
              <w:t xml:space="preserve"> = 0</w:t>
            </w:r>
            <w:ins w:id="135" w:author="Vostokova_NV" w:date="2019-11-11T00:31:00Z">
              <w:r w:rsidR="007F3030">
                <w:rPr>
                  <w:lang w:val="ru-RU"/>
                </w:rPr>
                <w:t>,</w:t>
              </w:r>
            </w:ins>
            <w:del w:id="136" w:author="Vostokova_NV" w:date="2019-11-11T00:31:00Z">
              <w:r w:rsidRPr="00A7730B" w:rsidDel="007F3030">
                <w:rPr>
                  <w:lang w:val="ru-RU"/>
                </w:rPr>
                <w:delText>.</w:delText>
              </w:r>
            </w:del>
            <w:r w:rsidRPr="00A7730B">
              <w:rPr>
                <w:lang w:val="ru-RU"/>
              </w:rPr>
              <w:t xml:space="preserve">018), при этом </w:t>
            </w:r>
            <w:del w:id="137" w:author="Vostokova_NV" w:date="2019-11-11T00:31:00Z">
              <w:r w:rsidRPr="00A7730B" w:rsidDel="007F3030">
                <w:rPr>
                  <w:lang w:val="ru-RU"/>
                </w:rPr>
                <w:delText xml:space="preserve">группа </w:delText>
              </w:r>
            </w:del>
            <w:ins w:id="138" w:author="Vostokova_NV" w:date="2019-11-11T00:31:00Z">
              <w:r w:rsidR="007F3030">
                <w:rPr>
                  <w:lang w:val="ru-RU"/>
                </w:rPr>
                <w:t>безопасность</w:t>
              </w:r>
              <w:r w:rsidR="007F3030" w:rsidRPr="00A7730B">
                <w:rPr>
                  <w:lang w:val="ru-RU"/>
                </w:rPr>
                <w:t xml:space="preserve"> </w:t>
              </w:r>
            </w:ins>
            <w:del w:id="139" w:author="Vostokova_NV" w:date="2019-11-11T00:30:00Z">
              <w:r w:rsidRPr="00A7730B" w:rsidDel="007F3030">
                <w:rPr>
                  <w:lang w:val="ru-RU"/>
                </w:rPr>
                <w:delText>терапии «</w:delText>
              </w:r>
            </w:del>
            <w:r w:rsidRPr="00A7730B">
              <w:rPr>
                <w:lang w:val="ru-RU"/>
              </w:rPr>
              <w:t>CD-008-0045 40 мг</w:t>
            </w:r>
            <w:del w:id="140" w:author="Vostokova_NV" w:date="2019-11-11T00:30:00Z">
              <w:r w:rsidRPr="00A7730B" w:rsidDel="007F3030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 xml:space="preserve"> </w:t>
            </w:r>
            <w:del w:id="141" w:author="Vostokova_NV" w:date="2019-11-11T00:31:00Z">
              <w:r w:rsidRPr="00A7730B" w:rsidDel="007F3030">
                <w:rPr>
                  <w:lang w:val="ru-RU"/>
                </w:rPr>
                <w:delText>статистически значимо не отличалась от группы терапии</w:delText>
              </w:r>
            </w:del>
            <w:ins w:id="142" w:author="Vostokova_NV" w:date="2019-11-11T00:31:00Z">
              <w:r w:rsidR="007F3030">
                <w:rPr>
                  <w:lang w:val="ru-RU"/>
                </w:rPr>
                <w:t xml:space="preserve">была сравнима с </w:t>
              </w:r>
            </w:ins>
            <w:del w:id="143" w:author="Vostokova_NV" w:date="2019-11-11T00:31:00Z">
              <w:r w:rsidRPr="00A7730B" w:rsidDel="007F3030">
                <w:rPr>
                  <w:lang w:val="ru-RU"/>
                </w:rPr>
                <w:delText xml:space="preserve"> «</w:delText>
              </w:r>
            </w:del>
            <w:r w:rsidRPr="00A7730B">
              <w:rPr>
                <w:lang w:val="ru-RU"/>
              </w:rPr>
              <w:t>Плацебо</w:t>
            </w:r>
            <w:del w:id="144" w:author="Vostokova_NV" w:date="2019-11-11T00:31:00Z">
              <w:r w:rsidRPr="00A7730B" w:rsidDel="007F3030">
                <w:rPr>
                  <w:lang w:val="ru-RU"/>
                </w:rPr>
                <w:delText>»</w:delText>
              </w:r>
            </w:del>
            <w:r w:rsidRPr="00A7730B">
              <w:rPr>
                <w:lang w:val="ru-RU"/>
              </w:rPr>
              <w:t xml:space="preserve"> (р &gt;0</w:t>
            </w:r>
            <w:ins w:id="145" w:author="Vostokova_NV" w:date="2019-11-11T00:31:00Z">
              <w:r w:rsidR="007F3030">
                <w:rPr>
                  <w:lang w:val="ru-RU"/>
                </w:rPr>
                <w:t>,</w:t>
              </w:r>
            </w:ins>
            <w:del w:id="146" w:author="Vostokova_NV" w:date="2019-11-11T00:31:00Z">
              <w:r w:rsidRPr="00A7730B" w:rsidDel="007F3030">
                <w:rPr>
                  <w:lang w:val="ru-RU"/>
                </w:rPr>
                <w:delText>.</w:delText>
              </w:r>
            </w:del>
            <w:r w:rsidRPr="00A7730B">
              <w:rPr>
                <w:lang w:val="ru-RU"/>
              </w:rPr>
              <w:t>999).</w:t>
            </w:r>
          </w:p>
          <w:p w14:paraId="4A4B5683" w14:textId="70360D3F" w:rsidR="00F15D2A" w:rsidRPr="00A7730B" w:rsidDel="007F3030" w:rsidRDefault="009C4A9E" w:rsidP="007F3030">
            <w:pPr>
              <w:rPr>
                <w:del w:id="147" w:author="Vostokova_NV" w:date="2019-11-11T00:33:00Z"/>
                <w:lang w:val="ru-RU"/>
              </w:rPr>
            </w:pPr>
            <w:del w:id="148" w:author="Vostokova_NV" w:date="2019-11-11T00:32:00Z">
              <w:r w:rsidRPr="00A7730B" w:rsidDel="007F3030">
                <w:rPr>
                  <w:lang w:val="ru-RU"/>
                </w:rPr>
                <w:delText>К</w:delText>
              </w:r>
              <w:r w:rsidR="00F15D2A" w:rsidRPr="00A7730B" w:rsidDel="007F3030">
                <w:rPr>
                  <w:lang w:val="ru-RU"/>
                </w:rPr>
                <w:delText>ак видно из данных анализа исследования</w:delText>
              </w:r>
            </w:del>
            <w:ins w:id="149" w:author="Vostokova_NV" w:date="2019-11-11T00:32:00Z">
              <w:r w:rsidR="007F3030">
                <w:rPr>
                  <w:lang w:val="ru-RU"/>
                </w:rPr>
                <w:t>В исследовании Фазы</w:t>
              </w:r>
            </w:ins>
            <w:r w:rsidR="00F15D2A" w:rsidRPr="00A7730B">
              <w:rPr>
                <w:lang w:val="ru-RU"/>
              </w:rPr>
              <w:t xml:space="preserve"> </w:t>
            </w:r>
            <w:r w:rsidR="00F15D2A" w:rsidRPr="00A7730B">
              <w:t>II</w:t>
            </w:r>
            <w:del w:id="150" w:author="Vostokova_NV" w:date="2019-11-11T00:32:00Z">
              <w:r w:rsidR="00F15D2A" w:rsidRPr="00A7730B" w:rsidDel="007F3030">
                <w:rPr>
                  <w:lang w:val="ru-RU"/>
                </w:rPr>
                <w:delText xml:space="preserve"> фазы</w:delText>
              </w:r>
            </w:del>
            <w:ins w:id="151" w:author="Vostokova_NV" w:date="2019-11-11T00:32:00Z">
              <w:r w:rsidR="007F3030">
                <w:rPr>
                  <w:lang w:val="ru-RU"/>
                </w:rPr>
                <w:t xml:space="preserve"> препарат</w:t>
              </w:r>
            </w:ins>
            <w:del w:id="152" w:author="Vostokova_NV" w:date="2019-11-11T00:32:00Z">
              <w:r w:rsidR="00F15D2A" w:rsidRPr="00A7730B" w:rsidDel="007F3030">
                <w:rPr>
                  <w:lang w:val="ru-RU"/>
                </w:rPr>
                <w:delText>,</w:delText>
              </w:r>
            </w:del>
            <w:r w:rsidR="00F15D2A" w:rsidRPr="00A7730B">
              <w:rPr>
                <w:lang w:val="ru-RU"/>
              </w:rPr>
              <w:t xml:space="preserve"> </w:t>
            </w:r>
            <w:del w:id="153" w:author="Vostokova_NV" w:date="2019-11-11T00:32:00Z">
              <w:r w:rsidR="00F15D2A" w:rsidRPr="00A7730B" w:rsidDel="007F3030">
                <w:rPr>
                  <w:lang w:val="ru-RU"/>
                </w:rPr>
                <w:delText xml:space="preserve">группа терапии  </w:delText>
              </w:r>
            </w:del>
            <w:r w:rsidR="00F15D2A" w:rsidRPr="00A7730B">
              <w:rPr>
                <w:lang w:val="ru-RU"/>
              </w:rPr>
              <w:t xml:space="preserve">CD-008-0045 </w:t>
            </w:r>
            <w:ins w:id="154" w:author="Vostokova_NV" w:date="2019-11-11T00:32:00Z">
              <w:r w:rsidR="007F3030">
                <w:rPr>
                  <w:lang w:val="ru-RU"/>
                </w:rPr>
                <w:t xml:space="preserve">в суточной дозе </w:t>
              </w:r>
            </w:ins>
            <w:r w:rsidR="00F15D2A" w:rsidRPr="00A7730B">
              <w:rPr>
                <w:lang w:val="ru-RU"/>
              </w:rPr>
              <w:t xml:space="preserve">40 мг (20 мг два раза в </w:t>
            </w:r>
            <w:del w:id="155" w:author="Elena A. Merkulova" w:date="2019-11-09T00:36:00Z">
              <w:r w:rsidR="00F15D2A" w:rsidRPr="00A7730B" w:rsidDel="00B4739C">
                <w:rPr>
                  <w:lang w:val="ru-RU"/>
                </w:rPr>
                <w:delText>сутки</w:delText>
              </w:r>
            </w:del>
            <w:ins w:id="156" w:author="Elena A. Merkulova" w:date="2019-11-09T00:36:00Z">
              <w:r w:rsidR="00B4739C" w:rsidRPr="00A7730B">
                <w:rPr>
                  <w:lang w:val="ru-RU"/>
                </w:rPr>
                <w:t>день</w:t>
              </w:r>
            </w:ins>
            <w:r w:rsidR="00F15D2A" w:rsidRPr="00A7730B">
              <w:rPr>
                <w:lang w:val="ru-RU"/>
              </w:rPr>
              <w:t>) продемонстрировал</w:t>
            </w:r>
            <w:del w:id="157" w:author="Vostokova_NV" w:date="2019-11-11T00:32:00Z">
              <w:r w:rsidR="00F15D2A" w:rsidRPr="00A7730B" w:rsidDel="007F3030">
                <w:rPr>
                  <w:lang w:val="ru-RU"/>
                </w:rPr>
                <w:delText>а</w:delText>
              </w:r>
            </w:del>
            <w:r w:rsidR="00F15D2A" w:rsidRPr="00A7730B">
              <w:rPr>
                <w:lang w:val="ru-RU"/>
              </w:rPr>
              <w:t xml:space="preserve"> большую эффективность</w:t>
            </w:r>
            <w:r w:rsidR="00EB7F05" w:rsidRPr="00A7730B">
              <w:rPr>
                <w:lang w:val="ru-RU"/>
              </w:rPr>
              <w:t xml:space="preserve"> и безопасность</w:t>
            </w:r>
            <w:r w:rsidR="00F15D2A" w:rsidRPr="00A7730B">
              <w:rPr>
                <w:lang w:val="ru-RU"/>
              </w:rPr>
              <w:t xml:space="preserve"> </w:t>
            </w:r>
            <w:del w:id="158" w:author="Vostokova_NV" w:date="2019-11-11T00:33:00Z">
              <w:r w:rsidR="00F15D2A" w:rsidRPr="00A7730B" w:rsidDel="007F3030">
                <w:rPr>
                  <w:lang w:val="ru-RU"/>
                </w:rPr>
                <w:delText xml:space="preserve">в редукции симптомов тревоги </w:delText>
              </w:r>
            </w:del>
            <w:r w:rsidR="00F15D2A" w:rsidRPr="00A7730B">
              <w:rPr>
                <w:lang w:val="ru-RU"/>
              </w:rPr>
              <w:t>у пациентов с ГТР</w:t>
            </w:r>
            <w:ins w:id="159" w:author="Vostokova_NV" w:date="2019-11-11T00:33:00Z">
              <w:r w:rsidR="007F3030">
                <w:rPr>
                  <w:lang w:val="ru-RU"/>
                </w:rPr>
                <w:t>, на основании чего эта доза была выбрана для дальнейшего изучения</w:t>
              </w:r>
            </w:ins>
            <w:r w:rsidR="00F15D2A" w:rsidRPr="00A7730B">
              <w:rPr>
                <w:lang w:val="ru-RU"/>
              </w:rPr>
              <w:t>.</w:t>
            </w:r>
          </w:p>
          <w:p w14:paraId="64A723B8" w14:textId="77777777" w:rsidR="007F3030" w:rsidRDefault="007F3030" w:rsidP="007F3030">
            <w:pPr>
              <w:rPr>
                <w:ins w:id="160" w:author="Vostokova_NV" w:date="2019-11-11T00:33:00Z"/>
                <w:lang w:val="ru-RU"/>
              </w:rPr>
            </w:pPr>
            <w:ins w:id="161" w:author="Vostokova_NV" w:date="2019-11-11T00:33:00Z">
              <w:r>
                <w:rPr>
                  <w:lang w:val="ru-RU"/>
                </w:rPr>
                <w:t xml:space="preserve"> </w:t>
              </w:r>
            </w:ins>
          </w:p>
          <w:p w14:paraId="4742C4AB" w14:textId="29B5915F" w:rsidR="00281C16" w:rsidRPr="00A7730B" w:rsidRDefault="00F15D2A" w:rsidP="00955C76">
            <w:pPr>
              <w:rPr>
                <w:rFonts w:eastAsia="Calibri"/>
                <w:lang w:val="ru-RU"/>
              </w:rPr>
            </w:pPr>
            <w:del w:id="162" w:author="Vostokova_NV" w:date="2019-11-11T00:33:00Z">
              <w:r w:rsidRPr="00A7730B" w:rsidDel="007F3030">
                <w:rPr>
                  <w:lang w:val="ru-RU"/>
                </w:rPr>
                <w:delText>Таким образом, для дальнейшей разработки препарата в III фазе была выбрана дозировка CD-008-0045 40 мг (20 мг два раза в сутки</w:delText>
              </w:r>
            </w:del>
            <w:ins w:id="163" w:author="Elena A. Merkulova" w:date="2019-11-09T00:36:00Z">
              <w:del w:id="164" w:author="Vostokova_NV" w:date="2019-11-11T00:33:00Z">
                <w:r w:rsidR="00B4739C" w:rsidRPr="00A7730B" w:rsidDel="007F3030">
                  <w:rPr>
                    <w:lang w:val="ru-RU"/>
                  </w:rPr>
                  <w:delText>день</w:delText>
                </w:r>
              </w:del>
            </w:ins>
            <w:del w:id="165" w:author="Vostokova_NV" w:date="2019-11-11T00:33:00Z">
              <w:r w:rsidRPr="00A7730B" w:rsidDel="007F3030">
                <w:rPr>
                  <w:lang w:val="ru-RU"/>
                </w:rPr>
                <w:delText>)</w:delText>
              </w:r>
            </w:del>
            <w:ins w:id="166" w:author="Dmitriy S. Gorchakov" w:date="2019-11-08T16:04:00Z">
              <w:del w:id="167" w:author="Vostokova_NV" w:date="2019-11-11T00:33:00Z">
                <w:r w:rsidR="001C652A" w:rsidRPr="00A7730B" w:rsidDel="007F3030">
                  <w:rPr>
                    <w:lang w:val="ru-RU"/>
                  </w:rPr>
                  <w:delText xml:space="preserve"> и CD-008-0045 20 мг (20 мг один раз в сутки</w:delText>
                </w:r>
              </w:del>
            </w:ins>
            <w:ins w:id="168" w:author="Elena A. Merkulova" w:date="2019-11-09T00:35:00Z">
              <w:del w:id="169" w:author="Vostokova_NV" w:date="2019-11-11T00:33:00Z">
                <w:r w:rsidR="00B4739C" w:rsidRPr="00A7730B" w:rsidDel="007F3030">
                  <w:rPr>
                    <w:lang w:val="ru-RU"/>
                  </w:rPr>
                  <w:delText>день</w:delText>
                </w:r>
              </w:del>
            </w:ins>
            <w:ins w:id="170" w:author="Dmitriy S. Gorchakov" w:date="2019-11-08T16:04:00Z">
              <w:del w:id="171" w:author="Vostokova_NV" w:date="2019-11-11T00:33:00Z">
                <w:r w:rsidR="001C652A" w:rsidRPr="00A7730B" w:rsidDel="007F3030">
                  <w:rPr>
                    <w:lang w:val="ru-RU"/>
                  </w:rPr>
                  <w:delText>)</w:delText>
                </w:r>
              </w:del>
            </w:ins>
            <w:del w:id="172" w:author="Vostokova_NV" w:date="2019-11-11T00:33:00Z">
              <w:r w:rsidRPr="00A7730B" w:rsidDel="007F3030">
                <w:rPr>
                  <w:lang w:val="ru-RU"/>
                </w:rPr>
                <w:delText>.</w:delText>
              </w:r>
              <w:r w:rsidR="000141C6" w:rsidRPr="00A7730B" w:rsidDel="007F3030">
                <w:rPr>
                  <w:lang w:val="ru-RU"/>
                </w:rPr>
                <w:delText xml:space="preserve"> </w:delText>
              </w:r>
            </w:del>
            <w:r w:rsidR="00281C16" w:rsidRPr="00A7730B">
              <w:rPr>
                <w:rFonts w:eastAsia="Calibri"/>
                <w:lang w:val="ru-RU"/>
              </w:rPr>
              <w:t xml:space="preserve">Настоящее исследование </w:t>
            </w:r>
            <w:r w:rsidR="00281C16" w:rsidRPr="00A7730B">
              <w:rPr>
                <w:lang w:val="ru-RU"/>
              </w:rPr>
              <w:t>проводится</w:t>
            </w:r>
            <w:r w:rsidR="00281C16" w:rsidRPr="00A7730B">
              <w:rPr>
                <w:rFonts w:eastAsia="Calibri"/>
                <w:lang w:val="ru-RU"/>
              </w:rPr>
              <w:t xml:space="preserve"> с целью</w:t>
            </w:r>
            <w:r w:rsidR="00C175CF" w:rsidRPr="00A7730B">
              <w:rPr>
                <w:rFonts w:eastAsia="Calibri"/>
                <w:lang w:val="ru-RU"/>
              </w:rPr>
              <w:t xml:space="preserve"> </w:t>
            </w:r>
            <w:r w:rsidR="00AE6322" w:rsidRPr="00A7730B">
              <w:rPr>
                <w:rFonts w:eastAsia="Calibri"/>
                <w:lang w:val="ru-RU"/>
              </w:rPr>
              <w:t>подтверждения</w:t>
            </w:r>
            <w:r w:rsidR="00281C16" w:rsidRPr="00A7730B">
              <w:rPr>
                <w:rFonts w:eastAsia="Calibri"/>
                <w:lang w:val="ru-RU"/>
              </w:rPr>
              <w:t xml:space="preserve"> эффективности</w:t>
            </w:r>
            <w:r w:rsidR="00AE6322" w:rsidRPr="00A7730B">
              <w:rPr>
                <w:rFonts w:eastAsia="Calibri"/>
                <w:lang w:val="ru-RU"/>
              </w:rPr>
              <w:t xml:space="preserve"> и</w:t>
            </w:r>
            <w:r w:rsidR="00281C16" w:rsidRPr="00A7730B">
              <w:rPr>
                <w:rFonts w:eastAsia="Calibri"/>
                <w:lang w:val="ru-RU"/>
              </w:rPr>
              <w:t xml:space="preserve"> безопасности </w:t>
            </w:r>
            <w:r w:rsidR="00AE6322" w:rsidRPr="00A7730B">
              <w:rPr>
                <w:rFonts w:eastAsia="Calibri"/>
                <w:lang w:val="ru-RU"/>
              </w:rPr>
              <w:t xml:space="preserve">применения </w:t>
            </w:r>
            <w:r w:rsidR="00C175CF" w:rsidRPr="00A7730B">
              <w:rPr>
                <w:rFonts w:eastAsia="Calibri"/>
                <w:lang w:val="ru-RU"/>
              </w:rPr>
              <w:t xml:space="preserve">препарата CD-008-0045 </w:t>
            </w:r>
            <w:ins w:id="173" w:author="Dmitriy S. Gorchakov" w:date="2019-11-08T15:25:00Z">
              <w:r w:rsidR="0072206D" w:rsidRPr="00A7730B">
                <w:rPr>
                  <w:rFonts w:eastAsia="Calibri"/>
                  <w:lang w:val="ru-RU"/>
                </w:rPr>
                <w:t>2</w:t>
              </w:r>
            </w:ins>
            <w:ins w:id="174" w:author="Dmitriy S. Gorchakov" w:date="2019-11-08T16:33:00Z">
              <w:r w:rsidR="00353901" w:rsidRPr="00A7730B">
                <w:rPr>
                  <w:rFonts w:eastAsia="Calibri"/>
                  <w:lang w:val="ru-RU"/>
                </w:rPr>
                <w:t>0</w:t>
              </w:r>
            </w:ins>
            <w:ins w:id="175" w:author="Vostokova_NV" w:date="2019-11-11T00:34:00Z">
              <w:r w:rsidR="007F3030">
                <w:rPr>
                  <w:rFonts w:eastAsia="Calibri"/>
                  <w:lang w:val="ru-RU"/>
                </w:rPr>
                <w:t xml:space="preserve"> </w:t>
              </w:r>
            </w:ins>
            <w:del w:id="176" w:author="Dmitriy S. Gorchakov" w:date="2019-11-08T15:25:00Z">
              <w:r w:rsidR="00C175CF" w:rsidRPr="00A7730B" w:rsidDel="0072206D">
                <w:rPr>
                  <w:rFonts w:eastAsia="Calibri"/>
                  <w:lang w:val="ru-RU"/>
                </w:rPr>
                <w:delText>4</w:delText>
              </w:r>
            </w:del>
            <w:del w:id="177" w:author="Dmitriy S. Gorchakov" w:date="2019-11-08T16:33:00Z">
              <w:r w:rsidR="00C175CF" w:rsidRPr="00A7730B" w:rsidDel="00353901">
                <w:rPr>
                  <w:rFonts w:eastAsia="Calibri"/>
                  <w:lang w:val="ru-RU"/>
                </w:rPr>
                <w:delText xml:space="preserve">0 </w:delText>
              </w:r>
            </w:del>
            <w:r w:rsidR="00C175CF" w:rsidRPr="00A7730B">
              <w:rPr>
                <w:rFonts w:eastAsia="Calibri"/>
                <w:lang w:val="ru-RU"/>
              </w:rPr>
              <w:t>мг</w:t>
            </w:r>
            <w:ins w:id="178" w:author="Dmitriy S. Gorchakov" w:date="2019-11-08T15:25:00Z">
              <w:r w:rsidR="00DF5001" w:rsidRPr="00A7730B">
                <w:rPr>
                  <w:rFonts w:eastAsia="Calibri"/>
                  <w:lang w:val="ru-RU"/>
                </w:rPr>
                <w:t xml:space="preserve"> два раза</w:t>
              </w:r>
              <w:del w:id="179" w:author="Vostokova_NV" w:date="2019-11-11T00:34:00Z">
                <w:r w:rsidR="00DF5001" w:rsidRPr="00A7730B" w:rsidDel="007F3030">
                  <w:rPr>
                    <w:rFonts w:eastAsia="Calibri"/>
                    <w:lang w:val="ru-RU"/>
                  </w:rPr>
                  <w:delText xml:space="preserve"> </w:delText>
                </w:r>
              </w:del>
            </w:ins>
            <w:r w:rsidR="00C175CF" w:rsidRPr="00A7730B">
              <w:rPr>
                <w:rFonts w:eastAsia="Calibri"/>
                <w:lang w:val="ru-RU"/>
              </w:rPr>
              <w:t xml:space="preserve"> в </w:t>
            </w:r>
            <w:del w:id="180" w:author="Elena A. Merkulova" w:date="2019-11-09T00:35:00Z">
              <w:r w:rsidR="00C175CF" w:rsidRPr="00A7730B" w:rsidDel="00B4739C">
                <w:rPr>
                  <w:rFonts w:eastAsia="Calibri"/>
                  <w:lang w:val="ru-RU"/>
                </w:rPr>
                <w:delText>сутки</w:delText>
              </w:r>
            </w:del>
            <w:ins w:id="181" w:author="Elena A. Merkulova" w:date="2019-11-09T00:35:00Z">
              <w:r w:rsidR="00B4739C" w:rsidRPr="00A7730B">
                <w:rPr>
                  <w:rFonts w:eastAsia="Calibri"/>
                  <w:lang w:val="ru-RU"/>
                </w:rPr>
                <w:t>день</w:t>
              </w:r>
            </w:ins>
            <w:ins w:id="182" w:author="Vostokova_NV" w:date="2019-11-11T00:34:00Z">
              <w:r w:rsidR="007F3030">
                <w:rPr>
                  <w:rFonts w:eastAsia="Calibri"/>
                  <w:lang w:val="ru-RU"/>
                </w:rPr>
                <w:t xml:space="preserve">. </w:t>
              </w:r>
            </w:ins>
            <w:ins w:id="183" w:author="Dmitriy S. Gorchakov" w:date="2019-11-08T15:25:00Z">
              <w:del w:id="184" w:author="Vostokova_NV" w:date="2019-11-11T00:34:00Z">
                <w:r w:rsidR="00DF5001" w:rsidRPr="00A7730B" w:rsidDel="007F3030">
                  <w:rPr>
                    <w:rFonts w:eastAsia="Calibri"/>
                    <w:lang w:val="ru-RU"/>
                  </w:rPr>
                  <w:delText xml:space="preserve">, </w:delText>
                </w:r>
              </w:del>
            </w:ins>
            <w:ins w:id="185" w:author="Vostokova_NV" w:date="2019-11-11T00:34:00Z">
              <w:r w:rsidR="007F3030">
                <w:rPr>
                  <w:rFonts w:eastAsia="Calibri"/>
                  <w:lang w:val="ru-RU"/>
                </w:rPr>
                <w:t>Также</w:t>
              </w:r>
            </w:ins>
            <w:ins w:id="186" w:author="Vostokova_NV" w:date="2019-11-11T00:42:00Z">
              <w:r w:rsidR="00955C76">
                <w:rPr>
                  <w:rFonts w:eastAsia="Calibri"/>
                  <w:lang w:val="ru-RU"/>
                </w:rPr>
                <w:t xml:space="preserve">, с учетом высокой частоты встречаемости медленных </w:t>
              </w:r>
              <w:proofErr w:type="spellStart"/>
              <w:r w:rsidR="00955C76">
                <w:rPr>
                  <w:rFonts w:eastAsia="Calibri"/>
                  <w:lang w:val="ru-RU"/>
                </w:rPr>
                <w:t>метаболизеров</w:t>
              </w:r>
              <w:proofErr w:type="spellEnd"/>
              <w:r w:rsidR="00955C76">
                <w:rPr>
                  <w:rFonts w:eastAsia="Calibri"/>
                  <w:lang w:val="ru-RU"/>
                </w:rPr>
                <w:t xml:space="preserve"> в популяции (порядка </w:t>
              </w:r>
            </w:ins>
            <w:ins w:id="187" w:author="Vostokova_NV" w:date="2019-11-11T00:43:00Z">
              <w:r w:rsidR="00955C76">
                <w:rPr>
                  <w:rFonts w:eastAsia="Calibri"/>
                  <w:lang w:val="ru-RU"/>
                </w:rPr>
                <w:t>20</w:t>
              </w:r>
            </w:ins>
            <w:ins w:id="188" w:author="Vostokova_NV" w:date="2019-11-11T00:42:00Z">
              <w:r w:rsidR="00955C76">
                <w:rPr>
                  <w:rFonts w:eastAsia="Calibri"/>
                  <w:lang w:val="ru-RU"/>
                </w:rPr>
                <w:t>%),</w:t>
              </w:r>
            </w:ins>
            <w:ins w:id="189" w:author="Vostokova_NV" w:date="2019-11-11T00:34:00Z">
              <w:r w:rsidR="007F3030">
                <w:rPr>
                  <w:rFonts w:eastAsia="Calibri"/>
                  <w:lang w:val="ru-RU"/>
                </w:rPr>
                <w:t xml:space="preserve"> будет оценена возможность снижения дозы </w:t>
              </w:r>
              <w:r w:rsidR="007F3030" w:rsidRPr="00A7730B">
                <w:rPr>
                  <w:rFonts w:eastAsia="Calibri"/>
                  <w:lang w:val="ru-RU"/>
                </w:rPr>
                <w:t xml:space="preserve">CD-008-0045 </w:t>
              </w:r>
            </w:ins>
            <w:ins w:id="190" w:author="Dmitriy S. Gorchakov" w:date="2019-11-08T15:25:00Z">
              <w:del w:id="191" w:author="Vostokova_NV" w:date="2019-11-11T00:34:00Z">
                <w:r w:rsidR="00DF5001" w:rsidRPr="00A7730B" w:rsidDel="007F3030">
                  <w:rPr>
                    <w:rFonts w:eastAsia="Calibri"/>
                    <w:lang w:val="ru-RU"/>
                  </w:rPr>
                  <w:delText xml:space="preserve">и </w:delText>
                </w:r>
              </w:del>
            </w:ins>
            <w:ins w:id="192" w:author="Vostokova_NV" w:date="2019-11-11T00:34:00Z">
              <w:r w:rsidR="007F3030">
                <w:rPr>
                  <w:rFonts w:eastAsia="Calibri"/>
                  <w:lang w:val="ru-RU"/>
                </w:rPr>
                <w:t xml:space="preserve">до </w:t>
              </w:r>
            </w:ins>
            <w:ins w:id="193" w:author="Dmitriy S. Gorchakov" w:date="2019-11-08T15:25:00Z">
              <w:r w:rsidR="00DF5001" w:rsidRPr="00A7730B">
                <w:rPr>
                  <w:rFonts w:eastAsia="Calibri"/>
                  <w:lang w:val="ru-RU"/>
                </w:rPr>
                <w:t xml:space="preserve">20 мг </w:t>
              </w:r>
            </w:ins>
            <w:ins w:id="194" w:author="Dmitriy S. Gorchakov" w:date="2019-11-08T16:02:00Z">
              <w:r w:rsidR="001C652A" w:rsidRPr="00A7730B">
                <w:rPr>
                  <w:rFonts w:eastAsia="Calibri"/>
                  <w:lang w:val="ru-RU"/>
                </w:rPr>
                <w:t>один</w:t>
              </w:r>
            </w:ins>
            <w:ins w:id="195" w:author="Dmitriy S. Gorchakov" w:date="2019-11-08T15:25:00Z">
              <w:r w:rsidR="00DF5001" w:rsidRPr="00A7730B">
                <w:rPr>
                  <w:rFonts w:eastAsia="Calibri"/>
                  <w:lang w:val="ru-RU"/>
                </w:rPr>
                <w:t xml:space="preserve"> раз в </w:t>
              </w:r>
              <w:del w:id="196" w:author="Elena A. Merkulova" w:date="2019-11-09T00:35:00Z">
                <w:r w:rsidR="00DF5001" w:rsidRPr="00A7730B" w:rsidDel="00B4739C">
                  <w:rPr>
                    <w:rFonts w:eastAsia="Calibri"/>
                    <w:lang w:val="ru-RU"/>
                  </w:rPr>
                  <w:delText>сутки</w:delText>
                </w:r>
              </w:del>
            </w:ins>
            <w:ins w:id="197" w:author="Elena A. Merkulova" w:date="2019-11-09T00:35:00Z">
              <w:r w:rsidR="00B4739C" w:rsidRPr="00A7730B">
                <w:rPr>
                  <w:rFonts w:eastAsia="Calibri"/>
                  <w:lang w:val="ru-RU"/>
                </w:rPr>
                <w:t>день</w:t>
              </w:r>
            </w:ins>
            <w:del w:id="198" w:author="Vostokova_NV" w:date="2019-11-11T00:34:00Z">
              <w:r w:rsidR="00C175CF" w:rsidRPr="00A7730B" w:rsidDel="007F3030">
                <w:rPr>
                  <w:rFonts w:eastAsia="Calibri"/>
                  <w:lang w:val="ru-RU"/>
                </w:rPr>
                <w:delText xml:space="preserve"> </w:delText>
              </w:r>
              <w:r w:rsidR="00AE6322" w:rsidRPr="00A7730B" w:rsidDel="007F3030">
                <w:rPr>
                  <w:rFonts w:eastAsia="Calibri"/>
                  <w:lang w:val="ru-RU"/>
                </w:rPr>
                <w:delText xml:space="preserve">у </w:delText>
              </w:r>
              <w:r w:rsidR="00C175CF" w:rsidRPr="00A7730B" w:rsidDel="007F3030">
                <w:rPr>
                  <w:rFonts w:eastAsia="Calibri"/>
                  <w:lang w:val="ru-RU"/>
                </w:rPr>
                <w:delText>пациентов с ГТР</w:delText>
              </w:r>
            </w:del>
            <w:r w:rsidR="00C175CF" w:rsidRPr="00A7730B">
              <w:rPr>
                <w:rFonts w:eastAsia="Calibri"/>
                <w:lang w:val="ru-RU"/>
              </w:rPr>
              <w:t xml:space="preserve">. </w:t>
            </w:r>
          </w:p>
        </w:tc>
      </w:tr>
      <w:tr w:rsidR="00281C16" w:rsidRPr="006D4EC9" w14:paraId="7A827982" w14:textId="77777777" w:rsidTr="00A72579">
        <w:tc>
          <w:tcPr>
            <w:tcW w:w="9747" w:type="dxa"/>
            <w:tcBorders>
              <w:top w:val="single" w:sz="4" w:space="0" w:color="auto"/>
              <w:bottom w:val="nil"/>
            </w:tcBorders>
          </w:tcPr>
          <w:p w14:paraId="287265D8" w14:textId="2B587332" w:rsidR="00281C16" w:rsidRPr="00A7730B" w:rsidRDefault="00281C16" w:rsidP="00B4269B">
            <w:pPr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b/>
                <w:lang w:val="ru-RU"/>
              </w:rPr>
              <w:lastRenderedPageBreak/>
              <w:t>Дизайн исследования:</w:t>
            </w:r>
          </w:p>
          <w:p w14:paraId="47B9C92A" w14:textId="77777777" w:rsidR="009367C6" w:rsidRPr="00A7730B" w:rsidRDefault="009367C6" w:rsidP="009367C6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Данное исследование представляет собой </w:t>
            </w:r>
            <w:r w:rsidR="00625901" w:rsidRPr="00A7730B">
              <w:rPr>
                <w:rFonts w:eastAsia="Calibri"/>
                <w:lang w:val="ru-RU"/>
              </w:rPr>
              <w:t>м</w:t>
            </w:r>
            <w:r w:rsidR="00562AB3" w:rsidRPr="00A7730B">
              <w:rPr>
                <w:rFonts w:eastAsia="Calibri"/>
                <w:lang w:val="ru-RU"/>
              </w:rPr>
              <w:t xml:space="preserve">ногоцентровое рандомизированное </w:t>
            </w:r>
            <w:proofErr w:type="gramStart"/>
            <w:r w:rsidR="00562AB3" w:rsidRPr="00A7730B">
              <w:rPr>
                <w:rFonts w:eastAsia="Calibri"/>
                <w:lang w:val="ru-RU"/>
              </w:rPr>
              <w:t>двойное-слепое</w:t>
            </w:r>
            <w:proofErr w:type="gramEnd"/>
            <w:r w:rsidR="00562AB3" w:rsidRPr="00A7730B">
              <w:rPr>
                <w:rFonts w:eastAsia="Calibri"/>
                <w:lang w:val="ru-RU"/>
              </w:rPr>
              <w:t xml:space="preserve"> плацебо-контролируемое исследование эффективности и безопасности препарата CD-008-0045 у пациентов с ГТР</w:t>
            </w:r>
            <w:r w:rsidRPr="00A7730B">
              <w:rPr>
                <w:rFonts w:eastAsia="Calibri"/>
                <w:lang w:val="ru-RU"/>
              </w:rPr>
              <w:t xml:space="preserve">. </w:t>
            </w:r>
          </w:p>
          <w:p w14:paraId="3D6724DA" w14:textId="77777777" w:rsidR="009367C6" w:rsidRPr="00A7730B" w:rsidRDefault="009367C6" w:rsidP="009367C6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Исследование будет проводиться примерно в 15 российских клинических центрах.</w:t>
            </w:r>
          </w:p>
          <w:p w14:paraId="38FD9BCF" w14:textId="77777777" w:rsidR="009367C6" w:rsidRPr="00A7730B" w:rsidRDefault="009367C6" w:rsidP="009367C6">
            <w:pPr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b/>
                <w:u w:val="single"/>
                <w:lang w:val="ru-RU"/>
              </w:rPr>
              <w:t>Скрининг, вводный период</w:t>
            </w:r>
          </w:p>
          <w:p w14:paraId="744F1B27" w14:textId="77777777" w:rsidR="009367C6" w:rsidRPr="00A7730B" w:rsidRDefault="009367C6" w:rsidP="009367C6">
            <w:pPr>
              <w:rPr>
                <w:lang w:val="ru-RU"/>
              </w:rPr>
            </w:pPr>
            <w:r w:rsidRPr="00A7730B">
              <w:rPr>
                <w:lang w:val="ru-RU"/>
              </w:rPr>
              <w:t>На Визите</w:t>
            </w:r>
            <w:r w:rsidR="00E51A36" w:rsidRPr="00A7730B">
              <w:rPr>
                <w:lang w:val="ru-RU"/>
              </w:rPr>
              <w:t xml:space="preserve"> 1 (</w:t>
            </w:r>
            <w:r w:rsidRPr="00A7730B">
              <w:rPr>
                <w:lang w:val="ru-RU"/>
              </w:rPr>
              <w:t>Неделя -1</w:t>
            </w:r>
            <w:r w:rsidR="00E51A36" w:rsidRPr="00A7730B">
              <w:rPr>
                <w:lang w:val="ru-RU"/>
              </w:rPr>
              <w:t>)</w:t>
            </w:r>
            <w:r w:rsidRPr="00A7730B">
              <w:rPr>
                <w:lang w:val="ru-RU"/>
              </w:rPr>
              <w:t xml:space="preserve"> будут проведены процедуры скрининга для оценки критериев включения/невключения. После подписания Информационного листка пациента и формы информированного согласия будут </w:t>
            </w:r>
            <w:r w:rsidR="00DB7F53" w:rsidRPr="00A7730B">
              <w:rPr>
                <w:lang w:val="ru-RU"/>
              </w:rPr>
              <w:t>собраны демографические данные, медицинский анамнез и информация о сопутствующей терапии</w:t>
            </w:r>
            <w:r w:rsidRPr="00A7730B">
              <w:rPr>
                <w:rFonts w:eastAsia="Calibri"/>
                <w:lang w:val="ru-RU"/>
              </w:rPr>
              <w:t xml:space="preserve">, </w:t>
            </w:r>
            <w:r w:rsidR="00DB7F53" w:rsidRPr="00A7730B">
              <w:rPr>
                <w:rFonts w:eastAsia="Calibri"/>
                <w:lang w:val="ru-RU"/>
              </w:rPr>
              <w:t xml:space="preserve">проведено физикальное обследование, </w:t>
            </w:r>
            <w:r w:rsidRPr="00A7730B">
              <w:rPr>
                <w:rFonts w:eastAsia="Calibri"/>
                <w:lang w:val="ru-RU"/>
              </w:rPr>
              <w:t xml:space="preserve">оценены жизненные показатели, измерены масса тела и рост, </w:t>
            </w:r>
            <w:r w:rsidR="00625901" w:rsidRPr="00A7730B">
              <w:rPr>
                <w:rFonts w:eastAsia="Calibri"/>
                <w:lang w:val="ru-RU"/>
              </w:rPr>
              <w:t>выполнена</w:t>
            </w:r>
            <w:r w:rsidR="00DB7F53" w:rsidRPr="00A7730B">
              <w:rPr>
                <w:rFonts w:eastAsia="Calibri"/>
                <w:lang w:val="ru-RU"/>
              </w:rPr>
              <w:t xml:space="preserve"> ЭКГ в 12 отведениях. Буд</w:t>
            </w:r>
            <w:r w:rsidR="00A2327B" w:rsidRPr="00A7730B">
              <w:rPr>
                <w:rFonts w:eastAsia="Calibri"/>
                <w:lang w:val="ru-RU"/>
              </w:rPr>
              <w:t>е</w:t>
            </w:r>
            <w:r w:rsidR="00DB7F53" w:rsidRPr="00A7730B">
              <w:rPr>
                <w:rFonts w:eastAsia="Calibri"/>
                <w:lang w:val="ru-RU"/>
              </w:rPr>
              <w:t>т проведен</w:t>
            </w:r>
            <w:r w:rsidR="00A2327B" w:rsidRPr="00A7730B">
              <w:rPr>
                <w:rFonts w:eastAsia="Calibri"/>
                <w:lang w:val="ru-RU"/>
              </w:rPr>
              <w:t>а</w:t>
            </w:r>
            <w:r w:rsidR="00625901" w:rsidRPr="00A7730B">
              <w:rPr>
                <w:rFonts w:eastAsia="Calibri"/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>оценк</w:t>
            </w:r>
            <w:r w:rsidR="00A2327B" w:rsidRPr="00A7730B">
              <w:rPr>
                <w:rFonts w:eastAsia="Calibri"/>
                <w:lang w:val="ru-RU"/>
              </w:rPr>
              <w:t>а</w:t>
            </w:r>
            <w:r w:rsidRPr="00A7730B">
              <w:rPr>
                <w:rFonts w:eastAsia="Calibri"/>
                <w:lang w:val="ru-RU"/>
              </w:rPr>
              <w:t xml:space="preserve"> тревоги </w:t>
            </w:r>
            <w:r w:rsidR="00DB7F53" w:rsidRPr="00A7730B">
              <w:rPr>
                <w:rFonts w:eastAsia="Calibri"/>
                <w:lang w:val="ru-RU"/>
              </w:rPr>
              <w:t xml:space="preserve">по структурированному интервью </w:t>
            </w:r>
            <w:r w:rsidRPr="00A7730B">
              <w:rPr>
                <w:rFonts w:eastAsia="Calibri"/>
                <w:lang w:val="ru-RU"/>
              </w:rPr>
              <w:t xml:space="preserve">SIGH-A, депрессии </w:t>
            </w:r>
            <w:r w:rsidR="00DB7F53" w:rsidRPr="00A7730B">
              <w:rPr>
                <w:rFonts w:eastAsia="Calibri"/>
                <w:lang w:val="ru-RU"/>
              </w:rPr>
              <w:t xml:space="preserve">по структурированному интервью </w:t>
            </w:r>
            <w:r w:rsidRPr="00A7730B">
              <w:rPr>
                <w:rFonts w:eastAsia="Calibri"/>
                <w:lang w:val="ru-RU"/>
              </w:rPr>
              <w:t>SIGH-D, о</w:t>
            </w:r>
            <w:r w:rsidR="00DB7F53" w:rsidRPr="00A7730B">
              <w:rPr>
                <w:rFonts w:eastAsia="Calibri"/>
                <w:lang w:val="ru-RU"/>
              </w:rPr>
              <w:t xml:space="preserve">бщего клинического впечатления по шкале </w:t>
            </w:r>
            <w:r w:rsidRPr="00A7730B">
              <w:rPr>
                <w:rFonts w:eastAsia="Calibri"/>
                <w:lang w:val="ru-RU"/>
              </w:rPr>
              <w:t>CGI-S</w:t>
            </w:r>
            <w:r w:rsidR="009E7237" w:rsidRPr="00A7730B">
              <w:rPr>
                <w:rFonts w:eastAsia="Calibri"/>
                <w:lang w:val="ru-RU"/>
              </w:rPr>
              <w:t>.</w:t>
            </w:r>
            <w:r w:rsidRPr="00A7730B">
              <w:rPr>
                <w:rFonts w:eastAsia="Calibri"/>
                <w:lang w:val="ru-RU"/>
              </w:rPr>
              <w:t xml:space="preserve"> Будут получены образцы крови</w:t>
            </w:r>
            <w:r w:rsidR="00045309" w:rsidRPr="00A7730B">
              <w:rPr>
                <w:rFonts w:eastAsia="Calibri"/>
                <w:lang w:val="ru-RU"/>
              </w:rPr>
              <w:t xml:space="preserve"> </w:t>
            </w:r>
            <w:r w:rsidR="00E51A36" w:rsidRPr="00A7730B">
              <w:rPr>
                <w:rFonts w:eastAsia="Calibri"/>
                <w:lang w:val="ru-RU"/>
              </w:rPr>
              <w:t xml:space="preserve">и мочи </w:t>
            </w:r>
            <w:r w:rsidR="00045309" w:rsidRPr="00A7730B">
              <w:rPr>
                <w:rFonts w:eastAsia="Calibri"/>
                <w:lang w:val="ru-RU"/>
              </w:rPr>
              <w:t>для</w:t>
            </w:r>
            <w:r w:rsidRPr="00A7730B">
              <w:rPr>
                <w:rFonts w:eastAsia="Calibri"/>
                <w:lang w:val="ru-RU"/>
              </w:rPr>
              <w:t xml:space="preserve"> </w:t>
            </w:r>
            <w:r w:rsidR="00045309" w:rsidRPr="00A7730B">
              <w:rPr>
                <w:lang w:val="ru-RU"/>
              </w:rPr>
              <w:t>общего и биохимического</w:t>
            </w:r>
            <w:r w:rsidRPr="00A7730B">
              <w:rPr>
                <w:lang w:val="ru-RU"/>
              </w:rPr>
              <w:t xml:space="preserve"> анализ</w:t>
            </w:r>
            <w:r w:rsidR="00045309" w:rsidRPr="00A7730B">
              <w:rPr>
                <w:lang w:val="ru-RU"/>
              </w:rPr>
              <w:t>а крови</w:t>
            </w:r>
            <w:r w:rsidR="00E51A36" w:rsidRPr="00A7730B">
              <w:rPr>
                <w:lang w:val="ru-RU"/>
              </w:rPr>
              <w:t>,</w:t>
            </w:r>
            <w:r w:rsidR="00045309" w:rsidRPr="00A7730B">
              <w:rPr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>анализ</w:t>
            </w:r>
            <w:r w:rsidR="00045309" w:rsidRPr="00A7730B">
              <w:rPr>
                <w:rFonts w:eastAsia="Calibri"/>
                <w:lang w:val="ru-RU"/>
              </w:rPr>
              <w:t>а</w:t>
            </w:r>
            <w:r w:rsidRPr="00A7730B">
              <w:rPr>
                <w:rFonts w:eastAsia="Calibri"/>
                <w:lang w:val="ru-RU"/>
              </w:rPr>
              <w:t xml:space="preserve"> мочи</w:t>
            </w:r>
            <w:r w:rsidR="00045309" w:rsidRPr="00A7730B">
              <w:rPr>
                <w:rFonts w:eastAsia="Calibri"/>
                <w:lang w:val="ru-RU"/>
              </w:rPr>
              <w:t xml:space="preserve"> и</w:t>
            </w:r>
            <w:r w:rsidRPr="00A7730B">
              <w:rPr>
                <w:rFonts w:eastAsia="Calibri"/>
                <w:lang w:val="ru-RU"/>
              </w:rPr>
              <w:t xml:space="preserve"> тест</w:t>
            </w:r>
            <w:r w:rsidR="00045309" w:rsidRPr="00A7730B">
              <w:rPr>
                <w:rFonts w:eastAsia="Calibri"/>
                <w:lang w:val="ru-RU"/>
              </w:rPr>
              <w:t>а</w:t>
            </w:r>
            <w:r w:rsidRPr="00A7730B">
              <w:rPr>
                <w:rFonts w:eastAsia="Calibri"/>
                <w:lang w:val="ru-RU"/>
              </w:rPr>
              <w:t xml:space="preserve"> на запрещенные препараты. </w:t>
            </w:r>
            <w:r w:rsidRPr="00A7730B">
              <w:rPr>
                <w:lang w:val="ru-RU"/>
              </w:rPr>
              <w:t xml:space="preserve">Женщинам, способным к деторождению, будет выполнен тест на беременность. </w:t>
            </w:r>
          </w:p>
          <w:p w14:paraId="19D1A7E6" w14:textId="77777777" w:rsidR="009367C6" w:rsidRPr="00A7730B" w:rsidRDefault="009367C6" w:rsidP="009367C6">
            <w:pPr>
              <w:rPr>
                <w:rFonts w:eastAsia="Calibri"/>
                <w:lang w:val="ru-RU"/>
              </w:rPr>
            </w:pPr>
            <w:r w:rsidRPr="00A7730B">
              <w:rPr>
                <w:lang w:val="ru-RU"/>
              </w:rPr>
              <w:t xml:space="preserve">Пациентам, </w:t>
            </w:r>
            <w:r w:rsidR="00045309" w:rsidRPr="00A7730B">
              <w:rPr>
                <w:lang w:val="ru-RU"/>
              </w:rPr>
              <w:t>соответствующим</w:t>
            </w:r>
            <w:r w:rsidRPr="00A7730B">
              <w:rPr>
                <w:lang w:val="ru-RU"/>
              </w:rPr>
              <w:t xml:space="preserve"> критериям включения/невключения (без учета результатов лабораторных </w:t>
            </w:r>
            <w:r w:rsidR="00045309" w:rsidRPr="00A7730B">
              <w:rPr>
                <w:lang w:val="ru-RU"/>
              </w:rPr>
              <w:t>исследований</w:t>
            </w:r>
            <w:r w:rsidR="00A2327B" w:rsidRPr="00A7730B">
              <w:rPr>
                <w:lang w:val="ru-RU"/>
              </w:rPr>
              <w:t>), будет назначено П</w:t>
            </w:r>
            <w:r w:rsidRPr="00A7730B">
              <w:rPr>
                <w:lang w:val="ru-RU"/>
              </w:rPr>
              <w:t xml:space="preserve">лацебо, а также выдан дневник </w:t>
            </w:r>
            <w:r w:rsidRPr="00A7730B">
              <w:rPr>
                <w:lang w:val="ru-RU"/>
              </w:rPr>
              <w:lastRenderedPageBreak/>
              <w:t>для регистрации жалоб и сопутст</w:t>
            </w:r>
            <w:r w:rsidR="00A2327B" w:rsidRPr="00A7730B">
              <w:rPr>
                <w:lang w:val="ru-RU"/>
              </w:rPr>
              <w:t xml:space="preserve">вующей терапии. Вводный </w:t>
            </w:r>
            <w:r w:rsidRPr="00A7730B">
              <w:rPr>
                <w:lang w:val="ru-RU"/>
              </w:rPr>
              <w:t>период продлится 1</w:t>
            </w:r>
            <w:r w:rsidR="00A2327B" w:rsidRPr="00A7730B">
              <w:rPr>
                <w:lang w:val="ru-RU"/>
              </w:rPr>
              <w:t> </w:t>
            </w:r>
            <w:r w:rsidRPr="00A7730B">
              <w:rPr>
                <w:lang w:val="ru-RU"/>
              </w:rPr>
              <w:t xml:space="preserve">неделю, в течение которой пациенты будут </w:t>
            </w:r>
            <w:r w:rsidR="00A2327B" w:rsidRPr="00A7730B">
              <w:rPr>
                <w:rFonts w:eastAsia="Calibri"/>
                <w:lang w:val="ru-RU"/>
              </w:rPr>
              <w:t xml:space="preserve">принимать Плацебо </w:t>
            </w:r>
            <w:r w:rsidRPr="00A7730B">
              <w:rPr>
                <w:rFonts w:eastAsia="Calibri"/>
                <w:lang w:val="ru-RU"/>
              </w:rPr>
              <w:t xml:space="preserve">по 1 капсуле перед завтраком и ужином. </w:t>
            </w:r>
          </w:p>
          <w:p w14:paraId="1B22D86E" w14:textId="77777777" w:rsidR="009367C6" w:rsidRPr="00A7730B" w:rsidRDefault="009367C6" w:rsidP="00F56A60">
            <w:pPr>
              <w:keepNext/>
              <w:rPr>
                <w:rFonts w:eastAsia="Calibri"/>
                <w:b/>
                <w:u w:val="single"/>
                <w:lang w:val="ru-RU"/>
              </w:rPr>
            </w:pPr>
            <w:r w:rsidRPr="00A7730B">
              <w:rPr>
                <w:rFonts w:eastAsia="Calibri"/>
                <w:b/>
                <w:u w:val="single"/>
                <w:lang w:val="ru-RU"/>
              </w:rPr>
              <w:t xml:space="preserve">Период исследуемой терапии </w:t>
            </w:r>
          </w:p>
          <w:p w14:paraId="22D5BE71" w14:textId="2A0AFDA4" w:rsidR="009367C6" w:rsidRPr="00A7730B" w:rsidRDefault="009367C6" w:rsidP="00F56A60">
            <w:pPr>
              <w:keepNext/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Пациенты, вступившие во вводный период, будут приглашены на </w:t>
            </w:r>
            <w:r w:rsidR="00A2327B" w:rsidRPr="00A7730B">
              <w:rPr>
                <w:rFonts w:eastAsia="Calibri"/>
                <w:lang w:val="ru-RU"/>
              </w:rPr>
              <w:t>В</w:t>
            </w:r>
            <w:r w:rsidRPr="00A7730B">
              <w:rPr>
                <w:rFonts w:eastAsia="Calibri"/>
                <w:lang w:val="ru-RU"/>
              </w:rPr>
              <w:t>изит</w:t>
            </w:r>
            <w:r w:rsidR="00E51A36" w:rsidRPr="00A7730B">
              <w:rPr>
                <w:rFonts w:eastAsia="Calibri"/>
                <w:lang w:val="ru-RU"/>
              </w:rPr>
              <w:t xml:space="preserve"> 2 (</w:t>
            </w:r>
            <w:r w:rsidRPr="00A7730B">
              <w:rPr>
                <w:rFonts w:eastAsia="Calibri"/>
                <w:lang w:val="ru-RU"/>
              </w:rPr>
              <w:t>Неделя 0</w:t>
            </w:r>
            <w:r w:rsidR="00E51A36" w:rsidRPr="00A7730B">
              <w:rPr>
                <w:rFonts w:eastAsia="Calibri"/>
                <w:lang w:val="ru-RU"/>
              </w:rPr>
              <w:t>)</w:t>
            </w:r>
            <w:r w:rsidRPr="00A7730B">
              <w:rPr>
                <w:rFonts w:eastAsia="Calibri"/>
                <w:lang w:val="ru-RU"/>
              </w:rPr>
              <w:t xml:space="preserve"> для оценки критериев включения/невключения, рандомизации и начала исследуемой терапии. На визите будет проведена проверка дневника пациента, учет исследуемого препарата </w:t>
            </w:r>
            <w:r w:rsidR="00A2327B" w:rsidRPr="00A7730B">
              <w:rPr>
                <w:rFonts w:eastAsia="Calibri"/>
                <w:lang w:val="ru-RU"/>
              </w:rPr>
              <w:t>(П</w:t>
            </w:r>
            <w:r w:rsidRPr="00A7730B">
              <w:rPr>
                <w:rFonts w:eastAsia="Calibri"/>
                <w:lang w:val="ru-RU"/>
              </w:rPr>
              <w:t xml:space="preserve">лацебо) и оценена комплаентность пациента. Также будут оценены </w:t>
            </w:r>
            <w:r w:rsidR="00A2327B" w:rsidRPr="00A7730B">
              <w:rPr>
                <w:rFonts w:eastAsia="Calibri"/>
                <w:lang w:val="ru-RU"/>
              </w:rPr>
              <w:t>НЯ</w:t>
            </w:r>
            <w:r w:rsidRPr="00A7730B">
              <w:rPr>
                <w:rFonts w:eastAsia="Calibri"/>
                <w:lang w:val="ru-RU"/>
              </w:rPr>
              <w:t>, сопутствующа</w:t>
            </w:r>
            <w:r w:rsidR="00045309" w:rsidRPr="00A7730B">
              <w:rPr>
                <w:rFonts w:eastAsia="Calibri"/>
                <w:lang w:val="ru-RU"/>
              </w:rPr>
              <w:t>я терапия, жизненные показатели</w:t>
            </w:r>
            <w:r w:rsidR="00867452" w:rsidRPr="00A7730B">
              <w:rPr>
                <w:rFonts w:eastAsia="Calibri"/>
                <w:lang w:val="ru-RU"/>
              </w:rPr>
              <w:t xml:space="preserve"> и проведен тест на запрещенные препараты</w:t>
            </w:r>
            <w:r w:rsidR="00045309" w:rsidRPr="00A7730B">
              <w:rPr>
                <w:rFonts w:eastAsia="Calibri"/>
                <w:lang w:val="ru-RU"/>
              </w:rPr>
              <w:t xml:space="preserve">. </w:t>
            </w:r>
            <w:proofErr w:type="gramStart"/>
            <w:r w:rsidR="00045309" w:rsidRPr="00A7730B">
              <w:rPr>
                <w:rFonts w:eastAsia="Calibri"/>
                <w:lang w:val="ru-RU"/>
              </w:rPr>
              <w:t>Буд</w:t>
            </w:r>
            <w:r w:rsidR="00A2327B" w:rsidRPr="00A7730B">
              <w:rPr>
                <w:rFonts w:eastAsia="Calibri"/>
                <w:lang w:val="ru-RU"/>
              </w:rPr>
              <w:t>е</w:t>
            </w:r>
            <w:r w:rsidR="00045309" w:rsidRPr="00A7730B">
              <w:rPr>
                <w:rFonts w:eastAsia="Calibri"/>
                <w:lang w:val="ru-RU"/>
              </w:rPr>
              <w:t>т проведен</w:t>
            </w:r>
            <w:r w:rsidR="00A2327B" w:rsidRPr="00A7730B">
              <w:rPr>
                <w:rFonts w:eastAsia="Calibri"/>
                <w:lang w:val="ru-RU"/>
              </w:rPr>
              <w:t>а</w:t>
            </w:r>
            <w:r w:rsidR="00045309" w:rsidRPr="00A7730B">
              <w:rPr>
                <w:rFonts w:eastAsia="Calibri"/>
                <w:lang w:val="ru-RU"/>
              </w:rPr>
              <w:t xml:space="preserve"> оценк</w:t>
            </w:r>
            <w:r w:rsidR="00A2327B" w:rsidRPr="00A7730B">
              <w:rPr>
                <w:rFonts w:eastAsia="Calibri"/>
                <w:lang w:val="ru-RU"/>
              </w:rPr>
              <w:t>а</w:t>
            </w:r>
            <w:r w:rsidR="00045309" w:rsidRPr="00A7730B">
              <w:rPr>
                <w:rFonts w:eastAsia="Calibri"/>
                <w:lang w:val="ru-RU"/>
              </w:rPr>
              <w:t xml:space="preserve"> тревоги по структурированному интервью SIGH-A, депрессии по структурированному интервью SIGH-D, общего клинического впечатления по шкале CGI-S, дневной сонливости по ВАШ,</w:t>
            </w:r>
            <w:r w:rsidR="00045309" w:rsidRPr="00A7730B">
              <w:rPr>
                <w:lang w:val="ru-RU"/>
              </w:rPr>
              <w:t xml:space="preserve"> </w:t>
            </w:r>
            <w:r w:rsidR="00045309" w:rsidRPr="00A7730B">
              <w:rPr>
                <w:rFonts w:eastAsia="Calibri"/>
                <w:lang w:val="ru-RU"/>
              </w:rPr>
              <w:t>нетрудоспособности по шкале SDS</w:t>
            </w:r>
            <w:r w:rsidR="00BB5017" w:rsidRPr="00A7730B">
              <w:rPr>
                <w:rFonts w:eastAsia="Calibri"/>
                <w:lang w:val="ru-RU"/>
              </w:rPr>
              <w:t xml:space="preserve">, </w:t>
            </w:r>
            <w:del w:id="199" w:author="Vostokova_NV" w:date="2019-11-11T00:53:00Z">
              <w:r w:rsidR="00BB5017" w:rsidRPr="00A7730B" w:rsidDel="004F75B8">
                <w:rPr>
                  <w:rFonts w:eastAsia="Calibri"/>
                  <w:lang w:val="ru-RU"/>
                </w:rPr>
                <w:delText xml:space="preserve">оценка  </w:delText>
              </w:r>
            </w:del>
            <w:r w:rsidR="00BB5017" w:rsidRPr="00A7730B">
              <w:rPr>
                <w:rFonts w:eastAsia="Calibri"/>
                <w:lang w:val="ru-RU"/>
              </w:rPr>
              <w:t xml:space="preserve">когнитивных функций по тесту </w:t>
            </w:r>
            <w:r w:rsidR="00546FE0" w:rsidRPr="00A7730B">
              <w:rPr>
                <w:rFonts w:eastAsia="Calibri"/>
              </w:rPr>
              <w:t>T</w:t>
            </w:r>
            <w:r w:rsidR="00BB5017" w:rsidRPr="00A7730B">
              <w:rPr>
                <w:rFonts w:eastAsia="Calibri"/>
              </w:rPr>
              <w:t>MT</w:t>
            </w:r>
            <w:r w:rsidR="00045309" w:rsidRPr="00A7730B">
              <w:rPr>
                <w:rFonts w:eastAsia="Calibri"/>
                <w:lang w:val="ru-RU"/>
              </w:rPr>
              <w:t xml:space="preserve"> и качества жизни по опроснику </w:t>
            </w:r>
            <w:r w:rsidR="000141C6" w:rsidRPr="00A7730B">
              <w:rPr>
                <w:rFonts w:eastAsia="Calibri"/>
                <w:lang w:val="ru-RU"/>
              </w:rPr>
              <w:t>Q-LES-Q-SF</w:t>
            </w:r>
            <w:r w:rsidR="00045309" w:rsidRPr="00A7730B">
              <w:rPr>
                <w:rFonts w:eastAsia="Calibri"/>
                <w:lang w:val="ru-RU"/>
              </w:rPr>
              <w:t>.</w:t>
            </w:r>
            <w:proofErr w:type="gramEnd"/>
            <w:r w:rsidR="00045309" w:rsidRPr="00A7730B">
              <w:rPr>
                <w:rFonts w:eastAsia="Calibri"/>
                <w:lang w:val="ru-RU"/>
              </w:rPr>
              <w:t xml:space="preserve"> Ж</w:t>
            </w:r>
            <w:r w:rsidRPr="00A7730B">
              <w:rPr>
                <w:rFonts w:eastAsia="Calibri"/>
                <w:lang w:val="ru-RU"/>
              </w:rPr>
              <w:t>енщинам</w:t>
            </w:r>
            <w:r w:rsidRPr="00A7730B">
              <w:rPr>
                <w:lang w:val="ru-RU"/>
              </w:rPr>
              <w:t>, способным к деторождению, будет выполнен тест на беременность.</w:t>
            </w:r>
            <w:r w:rsidRPr="00A7730B">
              <w:rPr>
                <w:rFonts w:eastAsia="Calibri"/>
                <w:lang w:val="ru-RU"/>
              </w:rPr>
              <w:t xml:space="preserve"> </w:t>
            </w:r>
          </w:p>
          <w:p w14:paraId="7CF7BDA7" w14:textId="77777777" w:rsidR="009367C6" w:rsidRPr="00A7730B" w:rsidRDefault="009367C6" w:rsidP="009367C6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Пациент может быть рандомизирован в исследование, если он соответствует всем критериям включения/невключения и считается комплаентным.</w:t>
            </w:r>
          </w:p>
          <w:p w14:paraId="773014EB" w14:textId="29DD609C" w:rsidR="007C29D2" w:rsidRPr="00A7730B" w:rsidDel="00955C76" w:rsidRDefault="009367C6" w:rsidP="009367C6">
            <w:pPr>
              <w:rPr>
                <w:ins w:id="200" w:author="Elena A. Merkulova" w:date="2019-11-08T19:33:00Z"/>
                <w:del w:id="201" w:author="Vostokova_NV" w:date="2019-11-11T00:45:00Z"/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В исследование будет </w:t>
            </w:r>
            <w:del w:id="202" w:author="Vostokova_NV" w:date="2019-11-11T00:47:00Z">
              <w:r w:rsidRPr="00A7730B" w:rsidDel="00955C76">
                <w:rPr>
                  <w:rFonts w:eastAsia="Calibri"/>
                  <w:lang w:val="ru-RU"/>
                </w:rPr>
                <w:delText xml:space="preserve">рандомизировано </w:delText>
              </w:r>
            </w:del>
            <w:ins w:id="203" w:author="Vostokova_NV" w:date="2019-11-11T00:48:00Z">
              <w:r w:rsidR="00955C76">
                <w:rPr>
                  <w:rFonts w:eastAsia="Calibri"/>
                  <w:lang w:val="ru-RU"/>
                </w:rPr>
                <w:t>включено</w:t>
              </w:r>
            </w:ins>
            <w:ins w:id="204" w:author="Vostokova_NV" w:date="2019-11-11T00:47:00Z">
              <w:r w:rsidR="00955C76" w:rsidRPr="00A7730B">
                <w:rPr>
                  <w:rFonts w:eastAsia="Calibri"/>
                  <w:lang w:val="ru-RU"/>
                </w:rPr>
                <w:t xml:space="preserve"> </w:t>
              </w:r>
            </w:ins>
            <w:r w:rsidR="00DE768C" w:rsidRPr="00A7730B">
              <w:rPr>
                <w:rFonts w:eastAsia="Calibri"/>
                <w:lang w:val="ru-RU"/>
              </w:rPr>
              <w:t>200</w:t>
            </w:r>
            <w:r w:rsidRPr="00A7730B">
              <w:rPr>
                <w:rFonts w:eastAsia="Calibri"/>
                <w:lang w:val="ru-RU"/>
              </w:rPr>
              <w:t xml:space="preserve"> </w:t>
            </w:r>
            <w:del w:id="205" w:author="Vostokova_NV" w:date="2019-11-11T00:48:00Z">
              <w:r w:rsidRPr="00A7730B" w:rsidDel="00955C76">
                <w:rPr>
                  <w:rFonts w:eastAsia="Calibri"/>
                  <w:lang w:val="ru-RU"/>
                </w:rPr>
                <w:delText>пациент</w:delText>
              </w:r>
            </w:del>
            <w:ins w:id="206" w:author="Dmitriy S. Gorchakov" w:date="2019-11-08T18:27:00Z">
              <w:del w:id="207" w:author="Vostokova_NV" w:date="2019-11-11T00:48:00Z">
                <w:r w:rsidR="00857883" w:rsidRPr="00A7730B" w:rsidDel="00955C76">
                  <w:rPr>
                    <w:rFonts w:eastAsia="Calibri"/>
                    <w:lang w:val="ru-RU"/>
                  </w:rPr>
                  <w:delText>а</w:delText>
                </w:r>
              </w:del>
            </w:ins>
            <w:ins w:id="208" w:author="Elena A. Merkulova" w:date="2019-11-08T19:12:00Z">
              <w:del w:id="209" w:author="Vostokova_NV" w:date="2019-11-11T00:48:00Z">
                <w:r w:rsidR="00257202" w:rsidRPr="00A7730B" w:rsidDel="00955C76">
                  <w:rPr>
                    <w:rFonts w:eastAsia="Calibri"/>
                    <w:lang w:val="ru-RU"/>
                  </w:rPr>
                  <w:delText>ов</w:delText>
                </w:r>
              </w:del>
            </w:ins>
            <w:ins w:id="210" w:author="Vostokova_NV" w:date="2019-11-11T00:48:00Z">
              <w:r w:rsidR="00955C76" w:rsidRPr="00A7730B">
                <w:rPr>
                  <w:rFonts w:eastAsia="Calibri"/>
                  <w:lang w:val="ru-RU"/>
                </w:rPr>
                <w:t>пациентов</w:t>
              </w:r>
            </w:ins>
            <w:del w:id="211" w:author="Dmitriy S. Gorchakov" w:date="2019-11-08T18:27:00Z">
              <w:r w:rsidRPr="00A7730B" w:rsidDel="00857883">
                <w:rPr>
                  <w:rFonts w:eastAsia="Calibri"/>
                  <w:lang w:val="ru-RU"/>
                </w:rPr>
                <w:delText>ов</w:delText>
              </w:r>
            </w:del>
            <w:r w:rsidRPr="00A7730B">
              <w:rPr>
                <w:rFonts w:eastAsia="Calibri"/>
                <w:lang w:val="ru-RU"/>
              </w:rPr>
              <w:t>.</w:t>
            </w:r>
            <w:ins w:id="212" w:author="Elena A. Merkulova" w:date="2019-11-08T19:20:00Z">
              <w:r w:rsidR="007C29D2" w:rsidRPr="00A7730B">
                <w:rPr>
                  <w:rFonts w:eastAsia="Calibri"/>
                  <w:lang w:val="ru-RU"/>
                </w:rPr>
                <w:t xml:space="preserve"> </w:t>
              </w:r>
            </w:ins>
          </w:p>
          <w:p w14:paraId="551E3E71" w14:textId="7A72F387" w:rsidR="005C3F25" w:rsidRPr="00A7730B" w:rsidDel="00955C76" w:rsidRDefault="005C3F25" w:rsidP="005C3F25">
            <w:pPr>
              <w:rPr>
                <w:ins w:id="213" w:author="Elena A. Merkulova" w:date="2019-11-09T00:31:00Z"/>
                <w:del w:id="214" w:author="Vostokova_NV" w:date="2019-11-11T00:45:00Z"/>
                <w:rFonts w:eastAsia="Calibri"/>
                <w:lang w:val="ru-RU"/>
              </w:rPr>
            </w:pPr>
            <w:ins w:id="215" w:author="Elena A. Merkulova" w:date="2019-11-09T00:31:00Z">
              <w:r w:rsidRPr="00A7730B">
                <w:rPr>
                  <w:rFonts w:eastAsia="Calibri"/>
                  <w:lang w:val="ru-RU"/>
                </w:rPr>
                <w:t xml:space="preserve">Пациенты будут рандомизированы </w:t>
              </w:r>
            </w:ins>
            <w:ins w:id="216" w:author="Vostokova_NV" w:date="2019-11-11T00:47:00Z">
              <w:r w:rsidR="00955C76">
                <w:rPr>
                  <w:rFonts w:eastAsia="Calibri"/>
                  <w:lang w:val="ru-RU"/>
                </w:rPr>
                <w:t xml:space="preserve">с помощью системы </w:t>
              </w:r>
              <w:r w:rsidR="00955C76">
                <w:rPr>
                  <w:rFonts w:eastAsia="Calibri"/>
                </w:rPr>
                <w:t xml:space="preserve">IWRS </w:t>
              </w:r>
            </w:ins>
            <w:ins w:id="217" w:author="Elena A. Merkulova" w:date="2019-11-09T00:31:00Z">
              <w:r w:rsidRPr="00A7730B">
                <w:rPr>
                  <w:rFonts w:eastAsia="Calibri"/>
                  <w:lang w:val="ru-RU"/>
                </w:rPr>
                <w:t>по исследуемому препарату (</w:t>
              </w:r>
            </w:ins>
            <w:ins w:id="218" w:author="Elena A. Merkulova" w:date="2019-11-09T00:38:00Z">
              <w:r w:rsidR="00B4739C" w:rsidRPr="00A7730B">
                <w:rPr>
                  <w:noProof/>
                  <w:lang w:val="ru-RU"/>
                </w:rPr>
                <w:t>CD-008-045</w:t>
              </w:r>
              <w:r w:rsidR="00B4739C" w:rsidRPr="00A7730B">
                <w:rPr>
                  <w:lang w:val="ru-RU"/>
                </w:rPr>
                <w:t xml:space="preserve"> </w:t>
              </w:r>
              <w:del w:id="219" w:author="Vostokova_NV" w:date="2019-11-11T00:45:00Z">
                <w:r w:rsidR="00B4739C" w:rsidRPr="00A7730B" w:rsidDel="00955C76">
                  <w:rPr>
                    <w:rFonts w:eastAsia="Calibri"/>
                    <w:lang w:val="ru-RU"/>
                  </w:rPr>
                  <w:delText xml:space="preserve"> </w:delText>
                </w:r>
              </w:del>
            </w:ins>
            <w:ins w:id="220" w:author="Elena A. Merkulova" w:date="2019-11-09T00:31:00Z">
              <w:r w:rsidRPr="00A7730B">
                <w:rPr>
                  <w:rFonts w:eastAsia="Calibri"/>
                  <w:lang w:val="ru-RU"/>
                </w:rPr>
                <w:t>20 мг или Плацебо) в соотношении 4:1 и по частоте приема (два или один раз в день) в соотношении 3:1.</w:t>
              </w:r>
            </w:ins>
          </w:p>
          <w:p w14:paraId="3F46C921" w14:textId="77777777" w:rsidR="00955C76" w:rsidRDefault="00955C76" w:rsidP="005C3F25">
            <w:pPr>
              <w:rPr>
                <w:ins w:id="221" w:author="Vostokova_NV" w:date="2019-11-11T00:47:00Z"/>
                <w:rFonts w:eastAsia="Calibri"/>
                <w:lang w:val="ru-RU"/>
              </w:rPr>
            </w:pPr>
            <w:ins w:id="222" w:author="Vostokova_NV" w:date="2019-11-11T00:45:00Z">
              <w:r>
                <w:rPr>
                  <w:rFonts w:eastAsia="Calibri"/>
                  <w:lang w:val="ru-RU"/>
                </w:rPr>
                <w:t xml:space="preserve"> </w:t>
              </w:r>
            </w:ins>
          </w:p>
          <w:p w14:paraId="33D2717C" w14:textId="199ED4CD" w:rsidR="00955C76" w:rsidRDefault="005C3F25" w:rsidP="005C3F25">
            <w:pPr>
              <w:rPr>
                <w:ins w:id="223" w:author="Vostokova_NV" w:date="2019-11-11T00:45:00Z"/>
                <w:rFonts w:eastAsia="Calibri"/>
                <w:lang w:val="ru-RU"/>
              </w:rPr>
            </w:pPr>
            <w:ins w:id="224" w:author="Elena A. Merkulova" w:date="2019-11-09T00:32:00Z">
              <w:r w:rsidRPr="00A7730B">
                <w:rPr>
                  <w:rFonts w:eastAsia="Calibri"/>
                  <w:lang w:val="ru-RU"/>
                </w:rPr>
                <w:t>Т</w:t>
              </w:r>
            </w:ins>
            <w:ins w:id="225" w:author="Elena A. Merkulova" w:date="2019-11-09T00:31:00Z">
              <w:r w:rsidRPr="00A7730B">
                <w:rPr>
                  <w:rFonts w:eastAsia="Calibri"/>
                  <w:lang w:val="ru-RU"/>
                </w:rPr>
                <w:t xml:space="preserve">аким образом, </w:t>
              </w:r>
            </w:ins>
            <w:ins w:id="226" w:author="Vostokova_NV" w:date="2019-11-11T00:45:00Z">
              <w:r w:rsidR="00955C76">
                <w:rPr>
                  <w:rFonts w:eastAsia="Calibri"/>
                  <w:lang w:val="ru-RU"/>
                </w:rPr>
                <w:t>пациенты будут рандомизированы в 4 группы</w:t>
              </w:r>
            </w:ins>
            <w:ins w:id="227" w:author="Vostokova_NV" w:date="2019-11-11T00:47:00Z">
              <w:r w:rsidR="00955C76">
                <w:rPr>
                  <w:rFonts w:eastAsia="Calibri"/>
                  <w:lang w:val="ru-RU"/>
                </w:rPr>
                <w:t xml:space="preserve"> в соотношении 12:4:3:1</w:t>
              </w:r>
            </w:ins>
            <w:ins w:id="228" w:author="Vostokova_NV" w:date="2019-11-11T00:45:00Z">
              <w:r w:rsidR="00955C76">
                <w:rPr>
                  <w:rFonts w:eastAsia="Calibri"/>
                  <w:lang w:val="ru-RU"/>
                </w:rPr>
                <w:t>:</w:t>
              </w:r>
            </w:ins>
          </w:p>
          <w:p w14:paraId="0673E052" w14:textId="77777777" w:rsidR="00955C76" w:rsidRDefault="00955C76" w:rsidP="005C3F25">
            <w:pPr>
              <w:rPr>
                <w:ins w:id="229" w:author="Vostokova_NV" w:date="2019-11-11T00:46:00Z"/>
                <w:rFonts w:eastAsia="Calibri"/>
                <w:lang w:val="ru-RU"/>
              </w:rPr>
            </w:pPr>
            <w:ins w:id="230" w:author="Vostokova_NV" w:date="2019-11-11T00:46:00Z">
              <w:r>
                <w:rPr>
                  <w:rFonts w:eastAsia="Calibri"/>
                  <w:lang w:val="ru-RU"/>
                </w:rPr>
                <w:t xml:space="preserve">Группа 1. </w:t>
              </w:r>
            </w:ins>
            <w:ins w:id="231" w:author="Elena A. Merkulova" w:date="2019-11-09T00:32:00Z">
              <w:r w:rsidR="005C3F25" w:rsidRPr="00A7730B">
                <w:rPr>
                  <w:noProof/>
                  <w:lang w:val="ru-RU"/>
                </w:rPr>
                <w:t>CD-008-045</w:t>
              </w:r>
            </w:ins>
            <w:ins w:id="232" w:author="Elena A. Merkulova" w:date="2019-11-09T00:39:00Z">
              <w:r w:rsidR="00B4739C" w:rsidRPr="00A7730B">
                <w:rPr>
                  <w:lang w:val="ru-RU"/>
                </w:rPr>
                <w:t xml:space="preserve"> </w:t>
              </w:r>
            </w:ins>
            <w:ins w:id="233" w:author="Elena A. Merkulova" w:date="2019-11-09T00:31:00Z">
              <w:r w:rsidR="005C3F25" w:rsidRPr="00A7730B">
                <w:rPr>
                  <w:rFonts w:eastAsia="Calibri"/>
                  <w:lang w:val="ru-RU"/>
                </w:rPr>
                <w:t xml:space="preserve">20 мг два раза в день </w:t>
              </w:r>
              <w:del w:id="234" w:author="Vostokova_NV" w:date="2019-11-11T00:46:00Z">
                <w:r w:rsidR="005C3F25" w:rsidRPr="00A7730B" w:rsidDel="00955C76">
                  <w:rPr>
                    <w:rFonts w:eastAsia="Calibri"/>
                    <w:lang w:val="ru-RU"/>
                  </w:rPr>
                  <w:delText>будут получать</w:delText>
                </w:r>
              </w:del>
            </w:ins>
            <w:ins w:id="235" w:author="Vostokova_NV" w:date="2019-11-11T00:46:00Z">
              <w:r>
                <w:rPr>
                  <w:rFonts w:eastAsia="Calibri"/>
                  <w:lang w:val="ru-RU"/>
                </w:rPr>
                <w:t>–</w:t>
              </w:r>
            </w:ins>
            <w:ins w:id="236" w:author="Elena A. Merkulova" w:date="2019-11-09T00:31:00Z">
              <w:r w:rsidR="005C3F25" w:rsidRPr="00A7730B">
                <w:rPr>
                  <w:rFonts w:eastAsia="Calibri"/>
                  <w:lang w:val="ru-RU"/>
                </w:rPr>
                <w:t xml:space="preserve"> 120 пациентов</w:t>
              </w:r>
            </w:ins>
          </w:p>
          <w:p w14:paraId="66857127" w14:textId="77777777" w:rsidR="00955C76" w:rsidRDefault="00955C76" w:rsidP="005C3F25">
            <w:pPr>
              <w:rPr>
                <w:ins w:id="237" w:author="Vostokova_NV" w:date="2019-11-11T00:46:00Z"/>
                <w:rFonts w:eastAsia="Calibri"/>
                <w:lang w:val="ru-RU"/>
              </w:rPr>
            </w:pPr>
            <w:ins w:id="238" w:author="Vostokova_NV" w:date="2019-11-11T00:46:00Z">
              <w:r>
                <w:rPr>
                  <w:rFonts w:eastAsia="Calibri"/>
                  <w:lang w:val="ru-RU"/>
                </w:rPr>
                <w:t xml:space="preserve">Группа 2. </w:t>
              </w:r>
            </w:ins>
            <w:ins w:id="239" w:author="Elena A. Merkulova" w:date="2019-11-09T00:31:00Z">
              <w:del w:id="240" w:author="Vostokova_NV" w:date="2019-11-11T00:46:00Z">
                <w:r w:rsidR="005C3F25" w:rsidRPr="00A7730B" w:rsidDel="00955C76">
                  <w:rPr>
                    <w:rFonts w:eastAsia="Calibri"/>
                    <w:lang w:val="ru-RU"/>
                  </w:rPr>
                  <w:delText xml:space="preserve">, </w:delText>
                </w:r>
              </w:del>
            </w:ins>
            <w:ins w:id="241" w:author="Elena A. Merkulova" w:date="2019-11-09T00:32:00Z">
              <w:r w:rsidR="005C3F25" w:rsidRPr="00A7730B">
                <w:rPr>
                  <w:noProof/>
                  <w:lang w:val="ru-RU"/>
                </w:rPr>
                <w:t>CD-008-045</w:t>
              </w:r>
              <w:r w:rsidR="005C3F25" w:rsidRPr="00A7730B">
                <w:rPr>
                  <w:lang w:val="ru-RU"/>
                </w:rPr>
                <w:t xml:space="preserve"> </w:t>
              </w:r>
            </w:ins>
            <w:ins w:id="242" w:author="Vostokova_NV" w:date="2019-11-11T00:46:00Z">
              <w:r>
                <w:rPr>
                  <w:rFonts w:eastAsia="Calibri"/>
                  <w:lang w:val="ru-RU"/>
                </w:rPr>
                <w:t xml:space="preserve">20 мг </w:t>
              </w:r>
            </w:ins>
            <w:ins w:id="243" w:author="Elena A. Merkulova" w:date="2019-11-09T00:31:00Z">
              <w:del w:id="244" w:author="Vostokova_NV" w:date="2019-11-11T00:46:00Z">
                <w:r w:rsidR="005C3F25" w:rsidRPr="00A7730B" w:rsidDel="00955C76">
                  <w:rPr>
                    <w:rFonts w:eastAsia="Calibri"/>
                    <w:lang w:val="ru-RU"/>
                  </w:rPr>
                  <w:delText xml:space="preserve"> </w:delText>
                </w:r>
              </w:del>
              <w:r w:rsidR="005C3F25" w:rsidRPr="00A7730B">
                <w:rPr>
                  <w:rFonts w:eastAsia="Calibri"/>
                  <w:lang w:val="ru-RU"/>
                </w:rPr>
                <w:t>один раз в день</w:t>
              </w:r>
            </w:ins>
            <w:ins w:id="245" w:author="Elena A. Merkulova" w:date="2019-11-09T00:33:00Z">
              <w:r w:rsidR="005C3F25" w:rsidRPr="00A7730B">
                <w:rPr>
                  <w:rFonts w:eastAsia="Calibri"/>
                  <w:lang w:val="ru-RU"/>
                </w:rPr>
                <w:t xml:space="preserve"> </w:t>
              </w:r>
              <w:r w:rsidR="005C3F25" w:rsidRPr="00A7730B">
                <w:rPr>
                  <w:lang w:val="ru-RU"/>
                </w:rPr>
                <w:t xml:space="preserve">– </w:t>
              </w:r>
            </w:ins>
            <w:ins w:id="246" w:author="Elena A. Merkulova" w:date="2019-11-09T00:31:00Z">
              <w:r w:rsidR="005C3F25" w:rsidRPr="00A7730B">
                <w:rPr>
                  <w:rFonts w:eastAsia="Calibri"/>
                  <w:lang w:val="ru-RU"/>
                </w:rPr>
                <w:t>40 пациентов</w:t>
              </w:r>
            </w:ins>
          </w:p>
          <w:p w14:paraId="512B840C" w14:textId="77777777" w:rsidR="00955C76" w:rsidRDefault="00955C76" w:rsidP="005C3F25">
            <w:pPr>
              <w:rPr>
                <w:ins w:id="247" w:author="Vostokova_NV" w:date="2019-11-11T00:46:00Z"/>
                <w:rFonts w:eastAsia="Calibri"/>
                <w:lang w:val="ru-RU"/>
              </w:rPr>
            </w:pPr>
            <w:ins w:id="248" w:author="Vostokova_NV" w:date="2019-11-11T00:46:00Z">
              <w:r>
                <w:rPr>
                  <w:rFonts w:eastAsia="Calibri"/>
                  <w:lang w:val="ru-RU"/>
                </w:rPr>
                <w:t xml:space="preserve">Группа 3. </w:t>
              </w:r>
            </w:ins>
            <w:ins w:id="249" w:author="Elena A. Merkulova" w:date="2019-11-09T00:31:00Z">
              <w:del w:id="250" w:author="Vostokova_NV" w:date="2019-11-11T00:46:00Z">
                <w:r w:rsidR="005C3F25" w:rsidRPr="00A7730B" w:rsidDel="00955C76">
                  <w:rPr>
                    <w:rFonts w:eastAsia="Calibri"/>
                    <w:lang w:val="ru-RU"/>
                  </w:rPr>
                  <w:delText xml:space="preserve">, </w:delText>
                </w:r>
              </w:del>
              <w:r w:rsidR="005C3F25" w:rsidRPr="00A7730B">
                <w:rPr>
                  <w:rFonts w:eastAsia="Calibri"/>
                  <w:lang w:val="ru-RU"/>
                </w:rPr>
                <w:t xml:space="preserve">Плацебо два раза в день </w:t>
              </w:r>
            </w:ins>
            <w:ins w:id="251" w:author="Elena A. Merkulova" w:date="2019-11-09T00:33:00Z">
              <w:r w:rsidR="005C3F25" w:rsidRPr="00A7730B">
                <w:rPr>
                  <w:lang w:val="ru-RU"/>
                </w:rPr>
                <w:t>–</w:t>
              </w:r>
            </w:ins>
            <w:ins w:id="252" w:author="Elena A. Merkulova" w:date="2019-11-09T00:31:00Z">
              <w:r w:rsidR="005C3F25" w:rsidRPr="00A7730B">
                <w:rPr>
                  <w:rFonts w:eastAsia="Calibri"/>
                  <w:lang w:val="ru-RU"/>
                </w:rPr>
                <w:t xml:space="preserve"> 30 пациентов</w:t>
              </w:r>
            </w:ins>
          </w:p>
          <w:p w14:paraId="747D7AF1" w14:textId="51142FD5" w:rsidR="005C3F25" w:rsidRPr="00A7730B" w:rsidRDefault="00955C76" w:rsidP="005C3F25">
            <w:pPr>
              <w:rPr>
                <w:ins w:id="253" w:author="Elena A. Merkulova" w:date="2019-11-08T19:37:00Z"/>
                <w:rFonts w:eastAsia="Calibri"/>
                <w:lang w:val="ru-RU"/>
              </w:rPr>
            </w:pPr>
            <w:ins w:id="254" w:author="Vostokova_NV" w:date="2019-11-11T00:46:00Z">
              <w:r>
                <w:rPr>
                  <w:rFonts w:eastAsia="Calibri"/>
                  <w:lang w:val="ru-RU"/>
                </w:rPr>
                <w:t xml:space="preserve">Группа 4. </w:t>
              </w:r>
            </w:ins>
            <w:ins w:id="255" w:author="Elena A. Merkulova" w:date="2019-11-09T00:31:00Z">
              <w:del w:id="256" w:author="Vostokova_NV" w:date="2019-11-11T00:46:00Z">
                <w:r w:rsidR="005C3F25" w:rsidRPr="00A7730B" w:rsidDel="00955C76">
                  <w:rPr>
                    <w:rFonts w:eastAsia="Calibri"/>
                    <w:lang w:val="ru-RU"/>
                  </w:rPr>
                  <w:delText xml:space="preserve"> и </w:delText>
                </w:r>
              </w:del>
              <w:r w:rsidR="005C3F25" w:rsidRPr="00A7730B">
                <w:rPr>
                  <w:rFonts w:eastAsia="Calibri"/>
                  <w:lang w:val="ru-RU"/>
                </w:rPr>
                <w:t xml:space="preserve">Плацебо один раз в день </w:t>
              </w:r>
            </w:ins>
            <w:ins w:id="257" w:author="Elena A. Merkulova" w:date="2019-11-09T00:33:00Z">
              <w:r w:rsidR="005C3F25" w:rsidRPr="00A7730B">
                <w:rPr>
                  <w:lang w:val="ru-RU"/>
                </w:rPr>
                <w:t>–</w:t>
              </w:r>
            </w:ins>
            <w:ins w:id="258" w:author="Elena A. Merkulova" w:date="2019-11-09T00:31:00Z">
              <w:r w:rsidR="005C3F25" w:rsidRPr="00A7730B">
                <w:rPr>
                  <w:rFonts w:eastAsia="Calibri"/>
                  <w:lang w:val="ru-RU"/>
                </w:rPr>
                <w:t xml:space="preserve"> 10 пациентов</w:t>
              </w:r>
            </w:ins>
          </w:p>
          <w:p w14:paraId="7CE5659B" w14:textId="491B4DCE" w:rsidR="00EB7FF1" w:rsidRPr="00A7730B" w:rsidDel="005C3F25" w:rsidRDefault="00EB7FF1" w:rsidP="009367C6">
            <w:pPr>
              <w:rPr>
                <w:ins w:id="259" w:author="Dmitriy S. Gorchakov" w:date="2019-11-08T15:43:00Z"/>
                <w:del w:id="260" w:author="Elena A. Merkulova" w:date="2019-11-09T00:34:00Z"/>
                <w:rFonts w:eastAsia="Calibri"/>
                <w:lang w:val="ru-RU"/>
              </w:rPr>
            </w:pPr>
            <w:ins w:id="261" w:author="Dmitriy S. Gorchakov" w:date="2019-11-08T15:36:00Z">
              <w:del w:id="262" w:author="Elena A. Merkulova" w:date="2019-11-08T19:15:00Z">
                <w:r w:rsidRPr="00A7730B" w:rsidDel="007C29D2">
                  <w:rPr>
                    <w:rFonts w:eastAsia="Calibri"/>
                    <w:lang w:val="ru-RU"/>
                  </w:rPr>
                  <w:delText xml:space="preserve"> </w:delText>
                </w:r>
              </w:del>
              <w:del w:id="263" w:author="Elena A. Merkulova" w:date="2019-11-08T19:20:00Z">
                <w:r w:rsidRPr="00A7730B" w:rsidDel="007C29D2">
                  <w:rPr>
                    <w:rFonts w:eastAsia="Calibri"/>
                    <w:lang w:val="ru-RU"/>
                  </w:rPr>
                  <w:delText xml:space="preserve">Пациенты будут разделены на 2 когорты: </w:delText>
                </w:r>
              </w:del>
              <w:del w:id="264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 xml:space="preserve">В когорте 1 </w:delText>
                </w:r>
              </w:del>
            </w:ins>
            <w:ins w:id="265" w:author="Dmitriy S. Gorchakov" w:date="2019-11-08T15:37:00Z">
              <w:del w:id="266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>пациенты будут принимать С</w:delText>
                </w:r>
              </w:del>
            </w:ins>
            <w:ins w:id="267" w:author="Dmitriy S. Gorchakov" w:date="2019-11-08T15:40:00Z">
              <w:del w:id="268" w:author="Elena A. Merkulova" w:date="2019-11-09T00:34:00Z">
                <w:r w:rsidRPr="00A7730B" w:rsidDel="005C3F25">
                  <w:rPr>
                    <w:rFonts w:eastAsia="Calibri"/>
                  </w:rPr>
                  <w:delText>D</w:delText>
                </w:r>
              </w:del>
            </w:ins>
            <w:ins w:id="269" w:author="Dmitriy S. Gorchakov" w:date="2019-11-08T15:37:00Z">
              <w:del w:id="270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>-008-0045</w:delText>
                </w:r>
              </w:del>
            </w:ins>
            <w:ins w:id="271" w:author="Dmitriy S. Gorchakov" w:date="2019-11-08T15:38:00Z">
              <w:del w:id="272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 xml:space="preserve"> (или Плацебо) </w:delText>
                </w:r>
              </w:del>
            </w:ins>
            <w:ins w:id="273" w:author="Dmitriy S. Gorchakov" w:date="2019-11-08T15:37:00Z">
              <w:del w:id="274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 xml:space="preserve"> в дозировке 20 мг 2 раза в сутки</w:delText>
                </w:r>
              </w:del>
            </w:ins>
            <w:ins w:id="275" w:author="Dmitriy S. Gorchakov" w:date="2019-11-08T15:38:00Z">
              <w:del w:id="276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>. В Когорте 2 пациенты будут принимать</w:delText>
                </w:r>
              </w:del>
            </w:ins>
            <w:ins w:id="277" w:author="Dmitriy S. Gorchakov" w:date="2019-11-08T15:39:00Z">
              <w:del w:id="278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 xml:space="preserve"> С</w:delText>
                </w:r>
              </w:del>
            </w:ins>
            <w:ins w:id="279" w:author="Dmitriy S. Gorchakov" w:date="2019-11-08T15:40:00Z">
              <w:del w:id="280" w:author="Elena A. Merkulova" w:date="2019-11-09T00:34:00Z">
                <w:r w:rsidRPr="00A7730B" w:rsidDel="005C3F25">
                  <w:rPr>
                    <w:rFonts w:eastAsia="Calibri"/>
                  </w:rPr>
                  <w:delText>D</w:delText>
                </w:r>
              </w:del>
            </w:ins>
            <w:ins w:id="281" w:author="Dmitriy S. Gorchakov" w:date="2019-11-08T15:39:00Z">
              <w:del w:id="282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 xml:space="preserve">-008-0045 (или Плацебо) в дозировке 20 мг 1 раз в сутки.  </w:delText>
                </w:r>
              </w:del>
            </w:ins>
            <w:ins w:id="283" w:author="Dmitriy S. Gorchakov" w:date="2019-11-08T15:38:00Z">
              <w:del w:id="284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 xml:space="preserve"> </w:delText>
                </w:r>
              </w:del>
            </w:ins>
          </w:p>
          <w:p w14:paraId="4733B03F" w14:textId="5FCEC8A6" w:rsidR="009367C6" w:rsidRPr="00A7730B" w:rsidDel="005C3F25" w:rsidRDefault="007D0F87" w:rsidP="007D0F87">
            <w:pPr>
              <w:ind w:firstLine="0"/>
              <w:rPr>
                <w:del w:id="285" w:author="Elena A. Merkulova" w:date="2019-11-09T00:34:00Z"/>
                <w:rFonts w:eastAsia="Calibri"/>
                <w:lang w:val="ru-RU"/>
              </w:rPr>
            </w:pPr>
            <w:ins w:id="286" w:author="Dmitriy S. Gorchakov" w:date="2019-11-08T15:46:00Z">
              <w:del w:id="287" w:author="Elena A. Merkulova" w:date="2019-11-09T00:34:00Z">
                <w:r w:rsidRPr="00A7730B" w:rsidDel="005C3F25">
                  <w:rPr>
                    <w:rFonts w:eastAsia="Calibri"/>
                    <w:lang w:val="ru-RU"/>
                  </w:rPr>
                  <w:delText xml:space="preserve">      </w:delText>
                </w:r>
              </w:del>
            </w:ins>
            <w:del w:id="288" w:author="Elena A. Merkulova" w:date="2019-11-09T00:34:00Z">
              <w:r w:rsidR="009367C6" w:rsidRPr="00A7730B" w:rsidDel="005C3F25">
                <w:rPr>
                  <w:rFonts w:eastAsia="Calibri"/>
                  <w:lang w:val="ru-RU"/>
                </w:rPr>
                <w:delText xml:space="preserve"> Рандомизация</w:delText>
              </w:r>
            </w:del>
            <w:ins w:id="289" w:author="Dmitriy S. Gorchakov" w:date="2019-11-08T15:42:00Z">
              <w:del w:id="290" w:author="Elena A. Merkulova" w:date="2019-11-09T00:34:00Z">
                <w:r w:rsidR="00EB7FF1" w:rsidRPr="00A7730B" w:rsidDel="005C3F25">
                  <w:rPr>
                    <w:rFonts w:eastAsia="Calibri"/>
                    <w:lang w:val="ru-RU"/>
                  </w:rPr>
                  <w:delText xml:space="preserve"> в Когорте 1</w:delText>
                </w:r>
              </w:del>
            </w:ins>
            <w:del w:id="291" w:author="Elena A. Merkulova" w:date="2019-11-09T00:34:00Z">
              <w:r w:rsidR="009367C6" w:rsidRPr="00A7730B" w:rsidDel="005C3F25">
                <w:rPr>
                  <w:rFonts w:eastAsia="Calibri"/>
                  <w:lang w:val="ru-RU"/>
                </w:rPr>
                <w:delText xml:space="preserve"> будет проводиться в одну из </w:delText>
              </w:r>
              <w:r w:rsidR="00A2327B" w:rsidRPr="00A7730B" w:rsidDel="005C3F25">
                <w:rPr>
                  <w:rFonts w:eastAsia="Calibri"/>
                  <w:lang w:val="ru-RU"/>
                </w:rPr>
                <w:delText>двух</w:delText>
              </w:r>
              <w:r w:rsidR="009367C6" w:rsidRPr="00A7730B" w:rsidDel="005C3F25">
                <w:rPr>
                  <w:rFonts w:eastAsia="Calibri"/>
                  <w:lang w:val="ru-RU"/>
                </w:rPr>
                <w:delText xml:space="preserve"> групп в соотношении </w:delText>
              </w:r>
              <w:r w:rsidR="00694FF0" w:rsidRPr="00A7730B" w:rsidDel="005C3F25">
                <w:rPr>
                  <w:rFonts w:eastAsia="Calibri"/>
                  <w:lang w:val="ru-RU"/>
                </w:rPr>
                <w:delText>4</w:delText>
              </w:r>
              <w:r w:rsidR="009367C6" w:rsidRPr="00A7730B" w:rsidDel="005C3F25">
                <w:rPr>
                  <w:rFonts w:eastAsia="Calibri"/>
                  <w:lang w:val="ru-RU"/>
                </w:rPr>
                <w:delText>:1</w:delText>
              </w:r>
            </w:del>
            <w:ins w:id="292" w:author="Dmitriy S. Gorchakov" w:date="2019-11-08T15:35:00Z">
              <w:del w:id="293" w:author="Elena A. Merkulova" w:date="2019-11-09T00:34:00Z">
                <w:r w:rsidR="00DF5001" w:rsidRPr="00A7730B" w:rsidDel="005C3F25">
                  <w:rPr>
                    <w:rFonts w:eastAsia="Calibri"/>
                    <w:lang w:val="ru-RU"/>
                  </w:rPr>
                  <w:delText>3:1</w:delText>
                </w:r>
              </w:del>
            </w:ins>
          </w:p>
          <w:p w14:paraId="24FD2F0A" w14:textId="6095456A" w:rsidR="009367C6" w:rsidRPr="00A7730B" w:rsidDel="005C3F25" w:rsidRDefault="009367C6" w:rsidP="00B05DCF">
            <w:pPr>
              <w:rPr>
                <w:del w:id="294" w:author="Elena A. Merkulova" w:date="2019-11-09T00:34:00Z"/>
                <w:lang w:val="ru-RU"/>
              </w:rPr>
            </w:pPr>
            <w:del w:id="295" w:author="Elena A. Merkulova" w:date="2019-11-09T00:34:00Z">
              <w:r w:rsidRPr="00A7730B" w:rsidDel="005C3F25">
                <w:rPr>
                  <w:lang w:val="ru-RU"/>
                </w:rPr>
                <w:delText>Группа 1. CD-008-0045 40 мг</w:delText>
              </w:r>
            </w:del>
            <w:ins w:id="296" w:author="Dmitriy S. Gorchakov" w:date="2019-11-08T15:30:00Z">
              <w:del w:id="297" w:author="Elena A. Merkulova" w:date="2019-11-09T00:34:00Z">
                <w:r w:rsidR="00DF5001" w:rsidRPr="00A7730B" w:rsidDel="005C3F25">
                  <w:rPr>
                    <w:lang w:val="ru-RU"/>
                  </w:rPr>
                  <w:delText>20 мг 2 раза</w:delText>
                </w:r>
              </w:del>
            </w:ins>
            <w:del w:id="298" w:author="Elena A. Merkulova" w:date="2019-11-09T00:34:00Z">
              <w:r w:rsidRPr="00A7730B" w:rsidDel="005C3F25">
                <w:rPr>
                  <w:lang w:val="ru-RU"/>
                </w:rPr>
                <w:delText xml:space="preserve"> в </w:delText>
              </w:r>
            </w:del>
            <w:del w:id="299" w:author="Elena A. Merkulova" w:date="2019-11-08T19:05:00Z">
              <w:r w:rsidRPr="00A7730B" w:rsidDel="00257202">
                <w:rPr>
                  <w:lang w:val="ru-RU"/>
                </w:rPr>
                <w:delText xml:space="preserve">сутки </w:delText>
              </w:r>
            </w:del>
            <w:del w:id="300" w:author="Elena A. Merkulova" w:date="2019-11-09T00:34:00Z">
              <w:r w:rsidRPr="00A7730B" w:rsidDel="005C3F25">
                <w:rPr>
                  <w:lang w:val="ru-RU"/>
                </w:rPr>
                <w:delText xml:space="preserve">– </w:delText>
              </w:r>
              <w:r w:rsidR="00A2327B" w:rsidRPr="00A7730B" w:rsidDel="005C3F25">
                <w:rPr>
                  <w:lang w:val="ru-RU"/>
                </w:rPr>
                <w:delText>1</w:delText>
              </w:r>
              <w:r w:rsidR="00694FF0" w:rsidRPr="00A7730B" w:rsidDel="005C3F25">
                <w:rPr>
                  <w:lang w:val="ru-RU"/>
                </w:rPr>
                <w:delText>6</w:delText>
              </w:r>
              <w:r w:rsidR="00A2327B" w:rsidRPr="00A7730B" w:rsidDel="005C3F25">
                <w:rPr>
                  <w:lang w:val="ru-RU"/>
                </w:rPr>
                <w:delText>0</w:delText>
              </w:r>
              <w:r w:rsidRPr="00A7730B" w:rsidDel="005C3F25">
                <w:rPr>
                  <w:lang w:val="ru-RU"/>
                </w:rPr>
                <w:delText xml:space="preserve"> </w:delText>
              </w:r>
            </w:del>
            <w:ins w:id="301" w:author="Dmitriy S. Gorchakov" w:date="2019-11-08T15:30:00Z">
              <w:del w:id="302" w:author="Elena A. Merkulova" w:date="2019-11-09T00:34:00Z">
                <w:r w:rsidR="00DF5001" w:rsidRPr="00A7730B" w:rsidDel="005C3F25">
                  <w:rPr>
                    <w:lang w:val="ru-RU"/>
                  </w:rPr>
                  <w:delText xml:space="preserve">120 </w:delText>
                </w:r>
              </w:del>
            </w:ins>
            <w:del w:id="303" w:author="Elena A. Merkulova" w:date="2019-11-09T00:34:00Z">
              <w:r w:rsidRPr="00A7730B" w:rsidDel="005C3F25">
                <w:rPr>
                  <w:lang w:val="ru-RU"/>
                </w:rPr>
                <w:delText>пациентов</w:delText>
              </w:r>
            </w:del>
          </w:p>
          <w:p w14:paraId="2002576B" w14:textId="04B5E5F4" w:rsidR="009367C6" w:rsidRPr="00A7730B" w:rsidDel="005C3F25" w:rsidRDefault="009367C6" w:rsidP="00B05DCF">
            <w:pPr>
              <w:rPr>
                <w:ins w:id="304" w:author="Dmitriy S. Gorchakov" w:date="2019-11-08T15:44:00Z"/>
                <w:del w:id="305" w:author="Elena A. Merkulova" w:date="2019-11-09T00:34:00Z"/>
                <w:lang w:val="ru-RU"/>
              </w:rPr>
            </w:pPr>
            <w:del w:id="306" w:author="Elena A. Merkulova" w:date="2019-11-09T00:34:00Z">
              <w:r w:rsidRPr="00A7730B" w:rsidDel="005C3F25">
                <w:rPr>
                  <w:lang w:val="ru-RU"/>
                </w:rPr>
                <w:delText>Группа 2. Плацебо</w:delText>
              </w:r>
            </w:del>
            <w:ins w:id="307" w:author="Dmitriy S. Gorchakov" w:date="2019-11-08T15:30:00Z">
              <w:del w:id="308" w:author="Elena A. Merkulova" w:date="2019-11-09T00:34:00Z">
                <w:r w:rsidR="00DF5001" w:rsidRPr="00A7730B" w:rsidDel="005C3F25">
                  <w:rPr>
                    <w:lang w:val="ru-RU"/>
                  </w:rPr>
                  <w:delText xml:space="preserve"> 2 раза в </w:delText>
                </w:r>
              </w:del>
              <w:del w:id="309" w:author="Elena A. Merkulova" w:date="2019-11-08T19:05:00Z">
                <w:r w:rsidR="00DF5001" w:rsidRPr="00A7730B" w:rsidDel="00257202">
                  <w:rPr>
                    <w:lang w:val="ru-RU"/>
                  </w:rPr>
                  <w:delText>сутки</w:delText>
                </w:r>
              </w:del>
            </w:ins>
            <w:del w:id="310" w:author="Elena A. Merkulova" w:date="2019-11-08T19:05:00Z">
              <w:r w:rsidRPr="00A7730B" w:rsidDel="00257202">
                <w:rPr>
                  <w:lang w:val="ru-RU"/>
                </w:rPr>
                <w:delText xml:space="preserve"> </w:delText>
              </w:r>
            </w:del>
            <w:del w:id="311" w:author="Elena A. Merkulova" w:date="2019-11-09T00:34:00Z">
              <w:r w:rsidRPr="00A7730B" w:rsidDel="005C3F25">
                <w:rPr>
                  <w:lang w:val="ru-RU"/>
                </w:rPr>
                <w:delText xml:space="preserve">– </w:delText>
              </w:r>
              <w:r w:rsidR="00694FF0" w:rsidRPr="00A7730B" w:rsidDel="005C3F25">
                <w:rPr>
                  <w:lang w:val="ru-RU"/>
                </w:rPr>
                <w:delText>4</w:delText>
              </w:r>
              <w:r w:rsidRPr="00A7730B" w:rsidDel="005C3F25">
                <w:rPr>
                  <w:lang w:val="ru-RU"/>
                </w:rPr>
                <w:delText>0 пациентов</w:delText>
              </w:r>
            </w:del>
          </w:p>
          <w:p w14:paraId="630DA566" w14:textId="6686019C" w:rsidR="00EB7FF1" w:rsidRPr="00A7730B" w:rsidDel="005C3F25" w:rsidRDefault="00EB7FF1" w:rsidP="00EB7FF1">
            <w:pPr>
              <w:rPr>
                <w:ins w:id="312" w:author="Dmitriy S. Gorchakov" w:date="2019-11-08T15:45:00Z"/>
                <w:del w:id="313" w:author="Elena A. Merkulova" w:date="2019-11-09T00:34:00Z"/>
                <w:lang w:val="ru-RU"/>
              </w:rPr>
            </w:pPr>
            <w:ins w:id="314" w:author="Dmitriy S. Gorchakov" w:date="2019-11-08T15:45:00Z">
              <w:del w:id="315" w:author="Elena A. Merkulova" w:date="2019-11-09T00:34:00Z">
                <w:r w:rsidRPr="00A7730B" w:rsidDel="005C3F25">
                  <w:rPr>
                    <w:lang w:val="ru-RU"/>
                  </w:rPr>
                  <w:delText xml:space="preserve">Рандомизация в Когорте 2 будет проводиться в одну из двух групп в соотношении </w:delText>
                </w:r>
              </w:del>
            </w:ins>
            <w:ins w:id="316" w:author="Dmitriy S. Gorchakov" w:date="2019-11-08T15:47:00Z">
              <w:del w:id="317" w:author="Elena A. Merkulova" w:date="2019-11-09T00:34:00Z">
                <w:r w:rsidR="00B05DCF" w:rsidRPr="00A7730B" w:rsidDel="005C3F25">
                  <w:rPr>
                    <w:lang w:val="ru-RU"/>
                  </w:rPr>
                  <w:delText>4:1</w:delText>
                </w:r>
              </w:del>
            </w:ins>
          </w:p>
          <w:p w14:paraId="1D8F268E" w14:textId="15A4E530" w:rsidR="00EB7FF1" w:rsidRPr="00A7730B" w:rsidDel="005C3F25" w:rsidRDefault="00B05DCF" w:rsidP="00EB7FF1">
            <w:pPr>
              <w:rPr>
                <w:ins w:id="318" w:author="Dmitriy S. Gorchakov" w:date="2019-11-08T15:45:00Z"/>
                <w:del w:id="319" w:author="Elena A. Merkulova" w:date="2019-11-09T00:34:00Z"/>
                <w:lang w:val="ru-RU"/>
              </w:rPr>
            </w:pPr>
            <w:ins w:id="320" w:author="Dmitriy S. Gorchakov" w:date="2019-11-08T15:45:00Z">
              <w:del w:id="321" w:author="Elena A. Merkulova" w:date="2019-11-09T00:34:00Z">
                <w:r w:rsidRPr="00A7730B" w:rsidDel="005C3F25">
                  <w:rPr>
                    <w:lang w:val="ru-RU"/>
                  </w:rPr>
                  <w:delText xml:space="preserve">Группа </w:delText>
                </w:r>
              </w:del>
            </w:ins>
            <w:ins w:id="322" w:author="Dmitriy S. Gorchakov" w:date="2019-11-08T15:47:00Z">
              <w:del w:id="323" w:author="Elena A. Merkulova" w:date="2019-11-09T00:34:00Z">
                <w:r w:rsidRPr="00A7730B" w:rsidDel="005C3F25">
                  <w:rPr>
                    <w:lang w:val="ru-RU"/>
                  </w:rPr>
                  <w:delText>3</w:delText>
                </w:r>
              </w:del>
            </w:ins>
            <w:ins w:id="324" w:author="Dmitriy S. Gorchakov" w:date="2019-11-08T15:45:00Z">
              <w:del w:id="325" w:author="Elena A. Merkulova" w:date="2019-11-09T00:34:00Z">
                <w:r w:rsidR="00EB7FF1" w:rsidRPr="00A7730B" w:rsidDel="005C3F25">
                  <w:rPr>
                    <w:lang w:val="ru-RU"/>
                  </w:rPr>
                  <w:delText xml:space="preserve">. CD-008-0045 </w:delText>
                </w:r>
                <w:r w:rsidRPr="00A7730B" w:rsidDel="005C3F25">
                  <w:rPr>
                    <w:lang w:val="ru-RU"/>
                  </w:rPr>
                  <w:delText xml:space="preserve">20 мг </w:delText>
                </w:r>
              </w:del>
            </w:ins>
            <w:ins w:id="326" w:author="Dmitriy S. Gorchakov" w:date="2019-11-08T15:47:00Z">
              <w:del w:id="327" w:author="Elena A. Merkulova" w:date="2019-11-09T00:34:00Z">
                <w:r w:rsidRPr="00A7730B" w:rsidDel="005C3F25">
                  <w:rPr>
                    <w:lang w:val="ru-RU"/>
                  </w:rPr>
                  <w:delText>1</w:delText>
                </w:r>
              </w:del>
            </w:ins>
            <w:ins w:id="328" w:author="Dmitriy S. Gorchakov" w:date="2019-11-08T15:45:00Z">
              <w:del w:id="329" w:author="Elena A. Merkulova" w:date="2019-11-09T00:34:00Z">
                <w:r w:rsidRPr="00A7730B" w:rsidDel="005C3F25">
                  <w:rPr>
                    <w:lang w:val="ru-RU"/>
                  </w:rPr>
                  <w:delText xml:space="preserve"> раз</w:delText>
                </w:r>
                <w:r w:rsidR="00EB7FF1" w:rsidRPr="00A7730B" w:rsidDel="005C3F25">
                  <w:rPr>
                    <w:lang w:val="ru-RU"/>
                  </w:rPr>
                  <w:delText xml:space="preserve"> в </w:delText>
                </w:r>
              </w:del>
              <w:del w:id="330" w:author="Elena A. Merkulova" w:date="2019-11-08T19:05:00Z">
                <w:r w:rsidR="00EB7FF1" w:rsidRPr="00A7730B" w:rsidDel="00257202">
                  <w:rPr>
                    <w:lang w:val="ru-RU"/>
                  </w:rPr>
                  <w:delText>сутки</w:delText>
                </w:r>
              </w:del>
              <w:del w:id="331" w:author="Elena A. Merkulova" w:date="2019-11-09T00:34:00Z">
                <w:r w:rsidR="00EB7FF1" w:rsidRPr="00A7730B" w:rsidDel="005C3F25">
                  <w:rPr>
                    <w:lang w:val="ru-RU"/>
                  </w:rPr>
                  <w:delText xml:space="preserve"> – </w:delText>
                </w:r>
              </w:del>
            </w:ins>
            <w:ins w:id="332" w:author="Dmitriy S. Gorchakov" w:date="2019-11-08T15:51:00Z">
              <w:del w:id="333" w:author="Elena A. Merkulova" w:date="2019-11-09T00:34:00Z">
                <w:r w:rsidRPr="00A7730B" w:rsidDel="005C3F25">
                  <w:rPr>
                    <w:lang w:val="ru-RU"/>
                  </w:rPr>
                  <w:delText>30</w:delText>
                </w:r>
              </w:del>
            </w:ins>
            <w:ins w:id="334" w:author="Dmitriy S. Gorchakov" w:date="2019-11-08T15:45:00Z">
              <w:del w:id="335" w:author="Elena A. Merkulova" w:date="2019-11-09T00:34:00Z">
                <w:r w:rsidR="00EB7FF1" w:rsidRPr="00A7730B" w:rsidDel="005C3F25">
                  <w:rPr>
                    <w:lang w:val="ru-RU"/>
                  </w:rPr>
                  <w:delText xml:space="preserve"> пациентов</w:delText>
                </w:r>
              </w:del>
            </w:ins>
          </w:p>
          <w:p w14:paraId="4FD020E1" w14:textId="256D3F7D" w:rsidR="00EB7FF1" w:rsidRPr="00A7730B" w:rsidDel="005C3F25" w:rsidRDefault="00A822DA" w:rsidP="00EB7FF1">
            <w:pPr>
              <w:rPr>
                <w:ins w:id="336" w:author="Dmitriy S. Gorchakov" w:date="2019-11-08T15:43:00Z"/>
                <w:del w:id="337" w:author="Elena A. Merkulova" w:date="2019-11-09T00:34:00Z"/>
                <w:lang w:val="ru-RU"/>
              </w:rPr>
            </w:pPr>
            <w:ins w:id="338" w:author="Dmitriy S. Gorchakov" w:date="2019-11-08T15:45:00Z">
              <w:del w:id="339" w:author="Elena A. Merkulova" w:date="2019-11-09T00:34:00Z">
                <w:r w:rsidRPr="00A7730B" w:rsidDel="005C3F25">
                  <w:rPr>
                    <w:lang w:val="ru-RU"/>
                  </w:rPr>
                  <w:delText xml:space="preserve">Группа </w:delText>
                </w:r>
              </w:del>
            </w:ins>
            <w:ins w:id="340" w:author="Dmitriy S. Gorchakov" w:date="2019-11-08T16:07:00Z">
              <w:del w:id="341" w:author="Elena A. Merkulova" w:date="2019-11-09T00:34:00Z">
                <w:r w:rsidRPr="00A7730B" w:rsidDel="005C3F25">
                  <w:rPr>
                    <w:lang w:val="ru-RU"/>
                  </w:rPr>
                  <w:delText>4</w:delText>
                </w:r>
              </w:del>
            </w:ins>
            <w:ins w:id="342" w:author="Dmitriy S. Gorchakov" w:date="2019-11-08T15:45:00Z">
              <w:del w:id="343" w:author="Elena A. Merkulova" w:date="2019-11-09T00:34:00Z">
                <w:r w:rsidR="00B05DCF" w:rsidRPr="00A7730B" w:rsidDel="005C3F25">
                  <w:rPr>
                    <w:lang w:val="ru-RU"/>
                  </w:rPr>
                  <w:delText xml:space="preserve">. Плацебо </w:delText>
                </w:r>
              </w:del>
            </w:ins>
            <w:ins w:id="344" w:author="Dmitriy S. Gorchakov" w:date="2019-11-08T15:53:00Z">
              <w:del w:id="345" w:author="Elena A. Merkulova" w:date="2019-11-09T00:34:00Z">
                <w:r w:rsidR="00B05DCF" w:rsidRPr="00A7730B" w:rsidDel="005C3F25">
                  <w:rPr>
                    <w:lang w:val="ru-RU"/>
                  </w:rPr>
                  <w:delText>1</w:delText>
                </w:r>
              </w:del>
            </w:ins>
            <w:ins w:id="346" w:author="Dmitriy S. Gorchakov" w:date="2019-11-08T15:45:00Z">
              <w:del w:id="347" w:author="Elena A. Merkulova" w:date="2019-11-09T00:34:00Z">
                <w:r w:rsidR="00B05DCF" w:rsidRPr="00A7730B" w:rsidDel="005C3F25">
                  <w:rPr>
                    <w:lang w:val="ru-RU"/>
                  </w:rPr>
                  <w:delText xml:space="preserve"> раз</w:delText>
                </w:r>
                <w:r w:rsidR="00EB7FF1" w:rsidRPr="00A7730B" w:rsidDel="005C3F25">
                  <w:rPr>
                    <w:lang w:val="ru-RU"/>
                  </w:rPr>
                  <w:delText xml:space="preserve"> в </w:delText>
                </w:r>
              </w:del>
              <w:del w:id="348" w:author="Elena A. Merkulova" w:date="2019-11-08T19:05:00Z">
                <w:r w:rsidR="00EB7FF1" w:rsidRPr="00A7730B" w:rsidDel="00257202">
                  <w:rPr>
                    <w:lang w:val="ru-RU"/>
                  </w:rPr>
                  <w:delText xml:space="preserve">сутки </w:delText>
                </w:r>
              </w:del>
              <w:del w:id="349" w:author="Elena A. Merkulova" w:date="2019-11-09T00:34:00Z">
                <w:r w:rsidR="00EB7FF1" w:rsidRPr="00A7730B" w:rsidDel="005C3F25">
                  <w:rPr>
                    <w:lang w:val="ru-RU"/>
                  </w:rPr>
                  <w:delText xml:space="preserve">– </w:delText>
                </w:r>
              </w:del>
            </w:ins>
            <w:ins w:id="350" w:author="Dmitriy S. Gorchakov" w:date="2019-11-08T15:51:00Z">
              <w:del w:id="351" w:author="Elena A. Merkulova" w:date="2019-11-09T00:34:00Z">
                <w:r w:rsidR="00B05DCF" w:rsidRPr="00A7730B" w:rsidDel="005C3F25">
                  <w:rPr>
                    <w:lang w:val="ru-RU"/>
                  </w:rPr>
                  <w:delText>10</w:delText>
                </w:r>
              </w:del>
            </w:ins>
            <w:ins w:id="352" w:author="Dmitriy S. Gorchakov" w:date="2019-11-08T15:45:00Z">
              <w:del w:id="353" w:author="Elena A. Merkulova" w:date="2019-11-09T00:34:00Z">
                <w:r w:rsidR="00EB7FF1" w:rsidRPr="00A7730B" w:rsidDel="005C3F25">
                  <w:rPr>
                    <w:lang w:val="ru-RU"/>
                  </w:rPr>
                  <w:delText xml:space="preserve"> пациентов</w:delText>
                </w:r>
              </w:del>
            </w:ins>
          </w:p>
          <w:p w14:paraId="1DF3497B" w14:textId="6B295FE5" w:rsidR="00EB7FF1" w:rsidRPr="00A7730B" w:rsidDel="007C29D2" w:rsidRDefault="00EB7FF1" w:rsidP="00EB7FF1">
            <w:pPr>
              <w:ind w:firstLine="0"/>
              <w:rPr>
                <w:ins w:id="354" w:author="Dmitriy S. Gorchakov" w:date="2019-11-08T15:30:00Z"/>
                <w:del w:id="355" w:author="Elena A. Merkulova" w:date="2019-11-08T19:17:00Z"/>
                <w:lang w:val="ru-RU"/>
              </w:rPr>
            </w:pPr>
            <w:ins w:id="356" w:author="Dmitriy S. Gorchakov" w:date="2019-11-08T15:43:00Z">
              <w:del w:id="357" w:author="Elena A. Merkulova" w:date="2019-11-09T00:34:00Z">
                <w:r w:rsidRPr="00A7730B" w:rsidDel="005C3F25">
                  <w:rPr>
                    <w:lang w:val="ru-RU"/>
                  </w:rPr>
                  <w:delText xml:space="preserve">     </w:delText>
                </w:r>
              </w:del>
            </w:ins>
          </w:p>
          <w:p w14:paraId="03D9D3BA" w14:textId="2D50CAF4" w:rsidR="00DF5001" w:rsidRPr="00A7730B" w:rsidDel="005C3F25" w:rsidRDefault="00DF5001" w:rsidP="007C29D2">
            <w:pPr>
              <w:ind w:firstLine="0"/>
              <w:rPr>
                <w:del w:id="358" w:author="Elena A. Merkulova" w:date="2019-11-09T00:34:00Z"/>
                <w:lang w:val="ru-RU"/>
              </w:rPr>
            </w:pPr>
          </w:p>
          <w:p w14:paraId="14E073F9" w14:textId="6B1C48D1" w:rsidR="009367C6" w:rsidRPr="00A7730B" w:rsidRDefault="009237AC" w:rsidP="009367C6">
            <w:pPr>
              <w:rPr>
                <w:rFonts w:eastAsia="Calibri"/>
                <w:lang w:val="ru-RU"/>
              </w:rPr>
            </w:pPr>
            <w:del w:id="359" w:author="Elena A. Merkulova" w:date="2019-11-09T00:34:00Z">
              <w:r w:rsidRPr="00A7730B" w:rsidDel="005C3F25">
                <w:rPr>
                  <w:rFonts w:eastAsia="Calibri"/>
                  <w:lang w:val="ru-RU"/>
                </w:rPr>
                <w:delText xml:space="preserve">Пациенты, распределенные в </w:delText>
              </w:r>
            </w:del>
            <w:ins w:id="360" w:author="Dmitriy S. Gorchakov" w:date="2019-11-08T16:13:00Z">
              <w:del w:id="361" w:author="Elena A. Merkulova" w:date="2019-11-09T00:34:00Z">
                <w:r w:rsidR="00A822DA" w:rsidRPr="00A7730B" w:rsidDel="005C3F25">
                  <w:rPr>
                    <w:rFonts w:eastAsia="Calibri"/>
                    <w:lang w:val="ru-RU"/>
                  </w:rPr>
                  <w:delText>г</w:delText>
                </w:r>
              </w:del>
            </w:ins>
            <w:del w:id="362" w:author="Elena A. Merkulova" w:date="2019-11-09T00:34:00Z">
              <w:r w:rsidRPr="00A7730B" w:rsidDel="005C3F25">
                <w:rPr>
                  <w:rFonts w:eastAsia="Calibri"/>
                  <w:lang w:val="ru-RU"/>
                </w:rPr>
                <w:delText xml:space="preserve">группу </w:delText>
              </w:r>
            </w:del>
            <w:ins w:id="363" w:author="Dmitriy S. Gorchakov" w:date="2019-11-08T15:52:00Z">
              <w:del w:id="364" w:author="Elena A. Merkulova" w:date="2019-11-09T00:34:00Z">
                <w:r w:rsidR="00B05DCF" w:rsidRPr="00A7730B" w:rsidDel="005C3F25">
                  <w:rPr>
                    <w:rFonts w:eastAsia="Calibri"/>
                    <w:lang w:val="ru-RU"/>
                  </w:rPr>
                  <w:delText>1</w:delText>
                </w:r>
              </w:del>
            </w:ins>
            <w:del w:id="365" w:author="Elena A. Merkulova" w:date="2019-11-09T00:34:00Z">
              <w:r w:rsidRPr="00A7730B" w:rsidDel="005C3F25">
                <w:rPr>
                  <w:rFonts w:eastAsia="Calibri"/>
                  <w:lang w:val="ru-RU"/>
                </w:rPr>
                <w:delText>CD-008-0045 40 мг в сутки, будут принимать по 1 капсуле CD-008-0045 20 мг перед завтраком и перед ужином. Пац</w:delText>
              </w:r>
              <w:r w:rsidR="00A2327B" w:rsidRPr="00A7730B" w:rsidDel="005C3F25">
                <w:rPr>
                  <w:rFonts w:eastAsia="Calibri"/>
                  <w:lang w:val="ru-RU"/>
                </w:rPr>
                <w:delText>иенты, распределенные в группу П</w:delText>
              </w:r>
              <w:r w:rsidRPr="00A7730B" w:rsidDel="005C3F25">
                <w:rPr>
                  <w:rFonts w:eastAsia="Calibri"/>
                  <w:lang w:val="ru-RU"/>
                </w:rPr>
                <w:delText>лацебо</w:delText>
              </w:r>
            </w:del>
            <w:ins w:id="366" w:author="Dmitriy S. Gorchakov" w:date="2019-11-08T16:13:00Z">
              <w:del w:id="367" w:author="Elena A. Merkulova" w:date="2019-11-09T00:34:00Z">
                <w:r w:rsidR="00A822DA" w:rsidRPr="00A7730B" w:rsidDel="005C3F25">
                  <w:rPr>
                    <w:rFonts w:eastAsia="Calibri"/>
                    <w:lang w:val="ru-RU"/>
                  </w:rPr>
                  <w:delText>2</w:delText>
                </w:r>
              </w:del>
            </w:ins>
            <w:del w:id="368" w:author="Elena A. Merkulova" w:date="2019-11-09T00:34:00Z">
              <w:r w:rsidR="00A2327B" w:rsidRPr="00A7730B" w:rsidDel="005C3F25">
                <w:rPr>
                  <w:rFonts w:eastAsia="Calibri"/>
                  <w:lang w:val="ru-RU"/>
                </w:rPr>
                <w:delText>, будут принимать по 1 капсуле П</w:delText>
              </w:r>
              <w:r w:rsidRPr="00A7730B" w:rsidDel="005C3F25">
                <w:rPr>
                  <w:rFonts w:eastAsia="Calibri"/>
                  <w:lang w:val="ru-RU"/>
                </w:rPr>
                <w:delText>лацебо перед завтраком и ужином.</w:delText>
              </w:r>
            </w:del>
            <w:ins w:id="369" w:author="Dmitriy S. Gorchakov" w:date="2019-11-08T16:14:00Z">
              <w:del w:id="370" w:author="Elena A. Merkulova" w:date="2019-11-09T00:34:00Z">
                <w:r w:rsidR="00A822DA" w:rsidRPr="00A7730B" w:rsidDel="005C3F25">
                  <w:rPr>
                    <w:rFonts w:eastAsia="Calibri"/>
                    <w:lang w:val="ru-RU"/>
                  </w:rPr>
                  <w:delText xml:space="preserve"> Пациенты, распределенные в группу 3, будут принимать по 1 капсуле CD-008-0045 20 мг перед завтраком. Пациенты, распределенные в группу </w:delText>
                </w:r>
              </w:del>
            </w:ins>
            <w:ins w:id="371" w:author="Dmitriy S. Gorchakov" w:date="2019-11-08T16:15:00Z">
              <w:del w:id="372" w:author="Elena A. Merkulova" w:date="2019-11-09T00:34:00Z">
                <w:r w:rsidR="00A822DA" w:rsidRPr="00A7730B" w:rsidDel="005C3F25">
                  <w:rPr>
                    <w:rFonts w:eastAsia="Calibri"/>
                    <w:lang w:val="ru-RU"/>
                  </w:rPr>
                  <w:delText>4</w:delText>
                </w:r>
              </w:del>
            </w:ins>
            <w:ins w:id="373" w:author="Dmitriy S. Gorchakov" w:date="2019-11-08T16:14:00Z">
              <w:del w:id="374" w:author="Elena A. Merkulova" w:date="2019-11-09T00:34:00Z">
                <w:r w:rsidR="00A822DA" w:rsidRPr="00A7730B" w:rsidDel="005C3F25">
                  <w:rPr>
                    <w:rFonts w:eastAsia="Calibri"/>
                    <w:lang w:val="ru-RU"/>
                  </w:rPr>
                  <w:delText>, будут принимать по 1 капсуле Плацебо перед завтраком</w:delText>
                </w:r>
              </w:del>
            </w:ins>
            <w:ins w:id="375" w:author="Dmitriy S. Gorchakov" w:date="2019-11-08T16:15:00Z">
              <w:del w:id="376" w:author="Elena A. Merkulova" w:date="2019-11-09T00:34:00Z">
                <w:r w:rsidR="00A822DA" w:rsidRPr="00A7730B" w:rsidDel="005C3F25">
                  <w:rPr>
                    <w:rFonts w:eastAsia="Calibri"/>
                    <w:lang w:val="ru-RU"/>
                  </w:rPr>
                  <w:delText>.</w:delText>
                </w:r>
              </w:del>
            </w:ins>
            <w:del w:id="377" w:author="Elena A. Merkulova" w:date="2019-11-09T00:34:00Z">
              <w:r w:rsidRPr="00A7730B" w:rsidDel="005C3F25">
                <w:rPr>
                  <w:rFonts w:eastAsia="Calibri"/>
                  <w:lang w:val="ru-RU"/>
                </w:rPr>
                <w:delText xml:space="preserve"> </w:delText>
              </w:r>
            </w:del>
            <w:r w:rsidR="009367C6" w:rsidRPr="00A7730B">
              <w:rPr>
                <w:rFonts w:eastAsia="Calibri"/>
                <w:lang w:val="ru-RU"/>
              </w:rPr>
              <w:t xml:space="preserve">Пациентам будет выдан дневник, который они продолжат вести для регистрации жалоб и сопутствующей терапии в течение всего исследования. </w:t>
            </w:r>
            <w:r w:rsidR="00A2327B" w:rsidRPr="00A7730B">
              <w:rPr>
                <w:rFonts w:eastAsia="Calibri"/>
                <w:lang w:val="ru-RU"/>
              </w:rPr>
              <w:t>Первая доза исследуемого препарата будет принята в исследовательском центре.</w:t>
            </w:r>
            <w:r w:rsidR="00E51A36" w:rsidRPr="00A7730B">
              <w:rPr>
                <w:rFonts w:eastAsia="Calibri"/>
                <w:lang w:val="ru-RU"/>
              </w:rPr>
              <w:t xml:space="preserve"> Через 1 час после приема </w:t>
            </w:r>
            <w:del w:id="378" w:author="Vostokova_NV" w:date="2019-11-11T00:51:00Z">
              <w:r w:rsidR="00E51A36" w:rsidRPr="00A7730B" w:rsidDel="004F75B8">
                <w:rPr>
                  <w:rFonts w:eastAsia="Calibri"/>
                  <w:lang w:val="ru-RU"/>
                </w:rPr>
                <w:delText xml:space="preserve">ИП </w:delText>
              </w:r>
            </w:del>
            <w:ins w:id="379" w:author="Vostokova_NV" w:date="2019-11-11T00:51:00Z">
              <w:r w:rsidR="004F75B8">
                <w:rPr>
                  <w:rFonts w:eastAsia="Calibri"/>
                  <w:lang w:val="ru-RU"/>
                </w:rPr>
                <w:t>исследуемого препарата</w:t>
              </w:r>
              <w:r w:rsidR="004F75B8" w:rsidRPr="00A7730B">
                <w:rPr>
                  <w:rFonts w:eastAsia="Calibri"/>
                  <w:lang w:val="ru-RU"/>
                </w:rPr>
                <w:t xml:space="preserve"> </w:t>
              </w:r>
            </w:ins>
            <w:r w:rsidR="00E51A36" w:rsidRPr="00A7730B">
              <w:rPr>
                <w:rFonts w:eastAsia="Calibri"/>
                <w:lang w:val="ru-RU"/>
              </w:rPr>
              <w:t xml:space="preserve">будут получены образцы крови для генотипирования по CYP2D6 и ФК. </w:t>
            </w:r>
          </w:p>
          <w:p w14:paraId="01CDD19B" w14:textId="7763E5E5" w:rsidR="00546FE0" w:rsidRPr="00A7730B" w:rsidRDefault="009367C6" w:rsidP="00D55B66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Период исследуемой терапии продлится 8 недель. За это время будет проведено 3 плановых визита на Неделе 2, Неделе 4 и Неделе 8 для оценки параметров эффективности и безопасности проводимой терапии, а также учета и выдачи препарата. На всех визитах будет проведена проверка дневника пациента, учет исследуемого препарата и оценена комплаентность пациентов. Также будут оценены </w:t>
            </w:r>
            <w:r w:rsidR="00A2327B" w:rsidRPr="00A7730B">
              <w:rPr>
                <w:rFonts w:eastAsia="Calibri"/>
                <w:lang w:val="ru-RU"/>
              </w:rPr>
              <w:t>НЯ</w:t>
            </w:r>
            <w:r w:rsidRPr="00A7730B">
              <w:rPr>
                <w:rFonts w:eastAsia="Calibri"/>
                <w:lang w:val="ru-RU"/>
              </w:rPr>
              <w:t>, сопутствующая терапия и жизненные показатели, проведен тест н</w:t>
            </w:r>
            <w:r w:rsidR="00A2327B" w:rsidRPr="00A7730B">
              <w:rPr>
                <w:rFonts w:eastAsia="Calibri"/>
                <w:lang w:val="ru-RU"/>
              </w:rPr>
              <w:t>а запрещенные препараты</w:t>
            </w:r>
            <w:r w:rsidR="00546FE0" w:rsidRPr="00A7730B">
              <w:rPr>
                <w:rFonts w:eastAsia="Calibri"/>
                <w:lang w:val="ru-RU"/>
              </w:rPr>
              <w:t xml:space="preserve">. Также будут </w:t>
            </w:r>
            <w:del w:id="380" w:author="Vostokova_NV" w:date="2019-11-11T00:54:00Z">
              <w:r w:rsidR="00546FE0" w:rsidRPr="00A7730B" w:rsidDel="004F75B8">
                <w:rPr>
                  <w:rFonts w:eastAsia="Calibri"/>
                  <w:lang w:val="ru-RU"/>
                </w:rPr>
                <w:delText xml:space="preserve"> </w:delText>
              </w:r>
            </w:del>
            <w:r w:rsidR="00546FE0" w:rsidRPr="00A7730B">
              <w:rPr>
                <w:rFonts w:eastAsia="Calibri"/>
                <w:lang w:val="ru-RU"/>
              </w:rPr>
              <w:t xml:space="preserve">получены образцы крови для ФК строго до приема </w:t>
            </w:r>
            <w:ins w:id="381" w:author="Dmitriy S. Gorchakov" w:date="2019-11-08T16:30:00Z">
              <w:r w:rsidR="000B2090" w:rsidRPr="00A7730B">
                <w:rPr>
                  <w:rFonts w:eastAsia="Calibri"/>
                  <w:lang w:val="ru-RU"/>
                </w:rPr>
                <w:t>исследуемого препарата</w:t>
              </w:r>
              <w:del w:id="382" w:author="Vostokova_NV" w:date="2019-11-11T00:51:00Z">
                <w:r w:rsidR="000B2090" w:rsidRPr="00A7730B" w:rsidDel="004F75B8">
                  <w:rPr>
                    <w:rFonts w:eastAsia="Calibri"/>
                    <w:lang w:val="ru-RU"/>
                  </w:rPr>
                  <w:delText xml:space="preserve"> (</w:delText>
                </w:r>
              </w:del>
            </w:ins>
            <w:del w:id="383" w:author="Vostokova_NV" w:date="2019-11-11T00:51:00Z">
              <w:r w:rsidR="00546FE0" w:rsidRPr="00A7730B" w:rsidDel="004F75B8">
                <w:rPr>
                  <w:rFonts w:eastAsia="Calibri"/>
                  <w:lang w:val="ru-RU"/>
                </w:rPr>
                <w:delText>ИП</w:delText>
              </w:r>
            </w:del>
            <w:ins w:id="384" w:author="Dmitriy S. Gorchakov" w:date="2019-11-08T16:30:00Z">
              <w:del w:id="385" w:author="Vostokova_NV" w:date="2019-11-11T00:51:00Z">
                <w:r w:rsidR="000B2090" w:rsidRPr="00A7730B" w:rsidDel="004F75B8">
                  <w:rPr>
                    <w:rFonts w:eastAsia="Calibri"/>
                    <w:lang w:val="ru-RU"/>
                  </w:rPr>
                  <w:delText>)</w:delText>
                </w:r>
              </w:del>
            </w:ins>
            <w:r w:rsidR="00A2327B" w:rsidRPr="00A7730B">
              <w:rPr>
                <w:rFonts w:eastAsia="Calibri"/>
                <w:lang w:val="ru-RU"/>
              </w:rPr>
              <w:t>.</w:t>
            </w:r>
            <w:r w:rsidRPr="00A7730B" w:rsidDel="00910BE2">
              <w:rPr>
                <w:rFonts w:eastAsia="Calibri"/>
                <w:lang w:val="ru-RU"/>
              </w:rPr>
              <w:t xml:space="preserve"> </w:t>
            </w:r>
          </w:p>
          <w:p w14:paraId="4FEED8FC" w14:textId="6561BA2A" w:rsidR="009367C6" w:rsidRPr="00A7730B" w:rsidRDefault="00A2327B" w:rsidP="00D55B66">
            <w:pPr>
              <w:rPr>
                <w:rFonts w:eastAsia="Calibri"/>
                <w:lang w:val="ru-RU"/>
              </w:rPr>
            </w:pPr>
            <w:r w:rsidRPr="004C1214">
              <w:rPr>
                <w:rFonts w:eastAsia="Calibri"/>
                <w:highlight w:val="yellow"/>
                <w:lang w:val="ru-RU"/>
              </w:rPr>
              <w:t>Будет проведена оценка тревоги по структурированному интервью SIGH-A, депрессии по структурированному интервью SIGH-D, общего клинического впечатления по шкал</w:t>
            </w:r>
            <w:r w:rsidR="009A386F" w:rsidRPr="004C1214">
              <w:rPr>
                <w:rFonts w:eastAsia="Calibri"/>
                <w:highlight w:val="yellow"/>
                <w:lang w:val="ru-RU"/>
              </w:rPr>
              <w:t>ам</w:t>
            </w:r>
            <w:r w:rsidRPr="004C1214">
              <w:rPr>
                <w:rFonts w:eastAsia="Calibri"/>
                <w:highlight w:val="yellow"/>
                <w:lang w:val="ru-RU"/>
              </w:rPr>
              <w:t xml:space="preserve"> CGI-S</w:t>
            </w:r>
            <w:r w:rsidR="009A386F" w:rsidRPr="004C1214">
              <w:rPr>
                <w:rFonts w:eastAsia="Calibri"/>
                <w:highlight w:val="yellow"/>
                <w:lang w:val="ru-RU"/>
              </w:rPr>
              <w:t xml:space="preserve"> и CGI-</w:t>
            </w:r>
            <w:r w:rsidR="009A386F" w:rsidRPr="004C1214">
              <w:rPr>
                <w:rFonts w:eastAsia="Calibri"/>
                <w:highlight w:val="yellow"/>
              </w:rPr>
              <w:t>I</w:t>
            </w:r>
            <w:r w:rsidRPr="004C1214">
              <w:rPr>
                <w:rFonts w:eastAsia="Calibri"/>
                <w:highlight w:val="yellow"/>
                <w:lang w:val="ru-RU"/>
              </w:rPr>
              <w:t>, дневной сонливости по ВАШ,</w:t>
            </w:r>
            <w:r w:rsidRPr="004C1214">
              <w:rPr>
                <w:highlight w:val="yellow"/>
                <w:lang w:val="ru-RU"/>
              </w:rPr>
              <w:t xml:space="preserve"> </w:t>
            </w:r>
            <w:r w:rsidRPr="004C1214">
              <w:rPr>
                <w:rFonts w:eastAsia="Calibri"/>
                <w:highlight w:val="yellow"/>
                <w:lang w:val="ru-RU"/>
              </w:rPr>
              <w:t>нетрудоспособности по шкале SDS</w:t>
            </w:r>
            <w:ins w:id="386" w:author="Vostokova_NV" w:date="2019-11-11T00:54:00Z">
              <w:r w:rsidR="004F75B8" w:rsidRPr="004C1214">
                <w:rPr>
                  <w:rFonts w:eastAsia="Calibri"/>
                  <w:highlight w:val="yellow"/>
                  <w:lang w:val="ru-RU"/>
                </w:rPr>
                <w:t>,</w:t>
              </w:r>
            </w:ins>
            <w:r w:rsidR="00884521" w:rsidRPr="004C1214">
              <w:rPr>
                <w:rFonts w:eastAsia="Calibri"/>
                <w:highlight w:val="yellow"/>
                <w:lang w:val="ru-RU"/>
              </w:rPr>
              <w:t xml:space="preserve"> </w:t>
            </w:r>
            <w:del w:id="387" w:author="Vostokova_NV" w:date="2019-11-11T00:54:00Z">
              <w:r w:rsidR="00884521" w:rsidRPr="004C1214" w:rsidDel="004F75B8">
                <w:rPr>
                  <w:rFonts w:eastAsia="Calibri"/>
                  <w:highlight w:val="yellow"/>
                  <w:lang w:val="ru-RU"/>
                </w:rPr>
                <w:delText xml:space="preserve">и оценка  </w:delText>
              </w:r>
            </w:del>
            <w:r w:rsidR="00884521" w:rsidRPr="004C1214">
              <w:rPr>
                <w:rFonts w:eastAsia="Calibri"/>
                <w:highlight w:val="yellow"/>
                <w:lang w:val="ru-RU"/>
              </w:rPr>
              <w:t xml:space="preserve">когнитивных функций по тесту </w:t>
            </w:r>
            <w:proofErr w:type="gramStart"/>
            <w:r w:rsidR="00884521" w:rsidRPr="004C1214">
              <w:rPr>
                <w:rFonts w:eastAsia="Calibri"/>
                <w:highlight w:val="yellow"/>
                <w:lang w:val="ru-RU"/>
              </w:rPr>
              <w:t>Т</w:t>
            </w:r>
            <w:proofErr w:type="gramEnd"/>
            <w:r w:rsidR="00884521" w:rsidRPr="004C1214">
              <w:rPr>
                <w:rFonts w:eastAsia="Calibri"/>
                <w:highlight w:val="yellow"/>
              </w:rPr>
              <w:t>MT</w:t>
            </w:r>
            <w:del w:id="388" w:author="Vostokova_NV" w:date="2019-11-11T00:52:00Z">
              <w:r w:rsidR="00884521" w:rsidRPr="004C1214" w:rsidDel="004F75B8">
                <w:rPr>
                  <w:rFonts w:eastAsia="Calibri"/>
                  <w:highlight w:val="yellow"/>
                  <w:lang w:val="ru-RU"/>
                </w:rPr>
                <w:delText xml:space="preserve"> </w:delText>
              </w:r>
            </w:del>
            <w:r w:rsidR="00884521" w:rsidRPr="004C1214">
              <w:rPr>
                <w:rFonts w:eastAsia="Calibri"/>
                <w:highlight w:val="yellow"/>
                <w:lang w:val="ru-RU"/>
              </w:rPr>
              <w:t xml:space="preserve"> </w:t>
            </w:r>
            <w:r w:rsidRPr="004C1214">
              <w:rPr>
                <w:rFonts w:eastAsia="Calibri"/>
                <w:highlight w:val="yellow"/>
                <w:lang w:val="ru-RU"/>
              </w:rPr>
              <w:t xml:space="preserve">и качества жизни по опроснику </w:t>
            </w:r>
            <w:r w:rsidR="000141C6" w:rsidRPr="004C1214">
              <w:rPr>
                <w:rFonts w:eastAsia="Calibri"/>
                <w:highlight w:val="yellow"/>
                <w:lang w:val="ru-RU"/>
              </w:rPr>
              <w:t>Q-LES-Q-</w:t>
            </w:r>
            <w:commentRangeStart w:id="389"/>
            <w:r w:rsidR="000141C6" w:rsidRPr="004C1214">
              <w:rPr>
                <w:rFonts w:eastAsia="Calibri"/>
                <w:highlight w:val="yellow"/>
                <w:lang w:val="ru-RU"/>
              </w:rPr>
              <w:t>SF</w:t>
            </w:r>
            <w:commentRangeEnd w:id="389"/>
            <w:r w:rsidR="004C1214">
              <w:rPr>
                <w:rStyle w:val="aff1"/>
              </w:rPr>
              <w:commentReference w:id="389"/>
            </w:r>
            <w:r w:rsidRPr="004C1214">
              <w:rPr>
                <w:rFonts w:eastAsia="Calibri"/>
                <w:highlight w:val="yellow"/>
                <w:lang w:val="ru-RU"/>
              </w:rPr>
              <w:t>.</w:t>
            </w:r>
            <w:r w:rsidRPr="00A7730B">
              <w:rPr>
                <w:rFonts w:eastAsia="Calibri"/>
                <w:lang w:val="ru-RU"/>
              </w:rPr>
              <w:t xml:space="preserve"> Ж</w:t>
            </w:r>
            <w:r w:rsidR="009367C6" w:rsidRPr="00A7730B">
              <w:rPr>
                <w:lang w:val="ru-RU"/>
              </w:rPr>
              <w:t>енщинам, способным к деторождению, будет выполнен</w:t>
            </w:r>
            <w:r w:rsidR="009367C6" w:rsidRPr="00A7730B">
              <w:rPr>
                <w:rFonts w:eastAsia="Calibri"/>
                <w:lang w:val="ru-RU"/>
              </w:rPr>
              <w:t xml:space="preserve"> тест на беременность</w:t>
            </w:r>
            <w:r w:rsidR="009367C6" w:rsidRPr="00A7730B">
              <w:rPr>
                <w:lang w:val="ru-RU"/>
              </w:rPr>
              <w:t>.</w:t>
            </w:r>
            <w:r w:rsidR="009367C6" w:rsidRPr="00A7730B">
              <w:rPr>
                <w:rFonts w:eastAsia="Calibri"/>
                <w:lang w:val="ru-RU"/>
              </w:rPr>
              <w:t xml:space="preserve"> </w:t>
            </w:r>
          </w:p>
          <w:p w14:paraId="190725CD" w14:textId="77777777" w:rsidR="009367C6" w:rsidRPr="00A7730B" w:rsidRDefault="00E51A36" w:rsidP="009367C6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На Визите</w:t>
            </w:r>
            <w:r w:rsidR="009367C6" w:rsidRPr="00A7730B">
              <w:rPr>
                <w:rFonts w:eastAsia="Calibri"/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>4 (</w:t>
            </w:r>
            <w:r w:rsidR="009367C6" w:rsidRPr="00A7730B">
              <w:rPr>
                <w:rFonts w:eastAsia="Calibri"/>
                <w:lang w:val="ru-RU"/>
              </w:rPr>
              <w:t>Неделя 4</w:t>
            </w:r>
            <w:r w:rsidRPr="00A7730B">
              <w:rPr>
                <w:rFonts w:eastAsia="Calibri"/>
                <w:lang w:val="ru-RU"/>
              </w:rPr>
              <w:t>)</w:t>
            </w:r>
            <w:r w:rsidR="009367C6" w:rsidRPr="00A7730B">
              <w:rPr>
                <w:rFonts w:eastAsia="Calibri"/>
                <w:lang w:val="ru-RU"/>
              </w:rPr>
              <w:t xml:space="preserve"> и </w:t>
            </w:r>
            <w:r w:rsidRPr="00A7730B">
              <w:rPr>
                <w:rFonts w:eastAsia="Calibri"/>
                <w:lang w:val="ru-RU"/>
              </w:rPr>
              <w:t>Визите 5 (</w:t>
            </w:r>
            <w:r w:rsidR="009367C6" w:rsidRPr="00A7730B">
              <w:rPr>
                <w:rFonts w:eastAsia="Calibri"/>
                <w:lang w:val="ru-RU"/>
              </w:rPr>
              <w:t>Неделя 8</w:t>
            </w:r>
            <w:r w:rsidRPr="00A7730B">
              <w:rPr>
                <w:rFonts w:eastAsia="Calibri"/>
                <w:lang w:val="ru-RU"/>
              </w:rPr>
              <w:t>)</w:t>
            </w:r>
            <w:r w:rsidR="009367C6" w:rsidRPr="00A7730B">
              <w:rPr>
                <w:rFonts w:eastAsia="Calibri"/>
                <w:lang w:val="ru-RU"/>
              </w:rPr>
              <w:t xml:space="preserve"> также будет проведено физикальное обследование, измерена масса тела, выполнена ЭКГ в 12 отведениях и получены образцы крови </w:t>
            </w:r>
            <w:r w:rsidRPr="00A7730B">
              <w:rPr>
                <w:rFonts w:eastAsia="Calibri"/>
                <w:lang w:val="ru-RU"/>
              </w:rPr>
              <w:t>и мочи для общего и биохимического</w:t>
            </w:r>
            <w:r w:rsidR="009367C6" w:rsidRPr="00A7730B">
              <w:rPr>
                <w:rFonts w:eastAsia="Calibri"/>
                <w:lang w:val="ru-RU"/>
              </w:rPr>
              <w:t xml:space="preserve"> анализ</w:t>
            </w:r>
            <w:r w:rsidRPr="00A7730B">
              <w:rPr>
                <w:rFonts w:eastAsia="Calibri"/>
                <w:lang w:val="ru-RU"/>
              </w:rPr>
              <w:t>а крови</w:t>
            </w:r>
            <w:r w:rsidR="009367C6" w:rsidRPr="00A7730B">
              <w:rPr>
                <w:rFonts w:eastAsia="Calibri"/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>и общего</w:t>
            </w:r>
            <w:r w:rsidR="009367C6" w:rsidRPr="00A7730B">
              <w:rPr>
                <w:rFonts w:eastAsia="Calibri"/>
                <w:lang w:val="ru-RU"/>
              </w:rPr>
              <w:t xml:space="preserve"> анализ</w:t>
            </w:r>
            <w:r w:rsidRPr="00A7730B">
              <w:rPr>
                <w:rFonts w:eastAsia="Calibri"/>
                <w:lang w:val="ru-RU"/>
              </w:rPr>
              <w:t>а</w:t>
            </w:r>
            <w:r w:rsidR="009367C6" w:rsidRPr="00A7730B">
              <w:rPr>
                <w:rFonts w:eastAsia="Calibri"/>
                <w:lang w:val="ru-RU"/>
              </w:rPr>
              <w:t xml:space="preserve"> мочи. </w:t>
            </w:r>
          </w:p>
          <w:p w14:paraId="4241E351" w14:textId="77777777" w:rsidR="00E51A36" w:rsidRPr="00A7730B" w:rsidRDefault="00E51A36" w:rsidP="009367C6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lastRenderedPageBreak/>
              <w:t xml:space="preserve">На Визите 5 (Неделя 8) пациентам будет предложено участие в </w:t>
            </w:r>
            <w:r w:rsidR="00867452" w:rsidRPr="00A7730B">
              <w:rPr>
                <w:rFonts w:eastAsia="Calibri"/>
                <w:lang w:val="ru-RU"/>
              </w:rPr>
              <w:t>открытом продленном исследовании по оценке эффективности и безопасности применения препарата CD-008-0045 в течение 24 недель или окончание исследуемой терапии.</w:t>
            </w:r>
          </w:p>
          <w:p w14:paraId="74BA7CF4" w14:textId="77777777" w:rsidR="009367C6" w:rsidRPr="00A7730B" w:rsidRDefault="009367C6" w:rsidP="00867452">
            <w:pPr>
              <w:keepNext/>
              <w:rPr>
                <w:rFonts w:eastAsia="Calibri"/>
                <w:b/>
                <w:u w:val="single"/>
                <w:lang w:val="ru-RU"/>
              </w:rPr>
            </w:pPr>
            <w:r w:rsidRPr="00A7730B">
              <w:rPr>
                <w:rFonts w:eastAsia="Calibri"/>
                <w:b/>
                <w:u w:val="single"/>
                <w:lang w:val="ru-RU"/>
              </w:rPr>
              <w:t>Период наблюдения</w:t>
            </w:r>
          </w:p>
          <w:p w14:paraId="31589760" w14:textId="22D2D45F" w:rsidR="00933786" w:rsidRPr="00A7730B" w:rsidRDefault="009367C6" w:rsidP="009367C6">
            <w:pPr>
              <w:keepNext/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Последующее наблюдение за пациентами</w:t>
            </w:r>
            <w:r w:rsidR="00867452" w:rsidRPr="00A7730B">
              <w:rPr>
                <w:rFonts w:eastAsia="Calibri"/>
                <w:lang w:val="ru-RU"/>
              </w:rPr>
              <w:t>, завершившими прием исследуемого препарата,</w:t>
            </w:r>
            <w:r w:rsidRPr="00A7730B">
              <w:rPr>
                <w:rFonts w:eastAsia="Calibri"/>
                <w:lang w:val="ru-RU"/>
              </w:rPr>
              <w:t xml:space="preserve"> продлится </w:t>
            </w:r>
            <w:r w:rsidR="00FD11BB" w:rsidRPr="00A7730B">
              <w:rPr>
                <w:rFonts w:eastAsia="Calibri"/>
                <w:lang w:val="ru-RU"/>
              </w:rPr>
              <w:t xml:space="preserve">2 </w:t>
            </w:r>
            <w:r w:rsidRPr="00A7730B">
              <w:rPr>
                <w:rFonts w:eastAsia="Calibri"/>
                <w:lang w:val="ru-RU"/>
              </w:rPr>
              <w:t xml:space="preserve">недели. За это время будет оценено возможное развитие синдрома отмены </w:t>
            </w:r>
            <w:del w:id="390" w:author="Vostokova_NV" w:date="2019-11-11T00:51:00Z">
              <w:r w:rsidRPr="00A7730B" w:rsidDel="004F75B8">
                <w:rPr>
                  <w:rFonts w:eastAsia="Calibri"/>
                  <w:lang w:val="ru-RU"/>
                </w:rPr>
                <w:delText>ИП</w:delText>
              </w:r>
            </w:del>
            <w:ins w:id="391" w:author="Vostokova_NV" w:date="2019-11-11T00:51:00Z">
              <w:r w:rsidR="004F75B8">
                <w:rPr>
                  <w:rFonts w:eastAsia="Calibri"/>
                  <w:lang w:val="ru-RU"/>
                </w:rPr>
                <w:t>исследуемого препарата</w:t>
              </w:r>
            </w:ins>
            <w:r w:rsidRPr="00A7730B">
              <w:rPr>
                <w:rFonts w:eastAsia="Calibri"/>
                <w:lang w:val="ru-RU"/>
              </w:rPr>
              <w:t xml:space="preserve">. </w:t>
            </w:r>
          </w:p>
          <w:p w14:paraId="2EB405BC" w14:textId="3EF81465" w:rsidR="00546FE0" w:rsidRPr="00A7730B" w:rsidDel="004F75B8" w:rsidRDefault="00867452" w:rsidP="0081443F">
            <w:pPr>
              <w:keepNext/>
              <w:rPr>
                <w:del w:id="392" w:author="Vostokova_NV" w:date="2019-11-11T00:57:00Z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На В</w:t>
            </w:r>
            <w:r w:rsidR="009367C6" w:rsidRPr="00A7730B">
              <w:rPr>
                <w:rFonts w:eastAsia="Calibri"/>
                <w:lang w:val="ru-RU"/>
              </w:rPr>
              <w:t>изите</w:t>
            </w:r>
            <w:r w:rsidRPr="00A7730B">
              <w:rPr>
                <w:rFonts w:eastAsia="Calibri"/>
                <w:lang w:val="ru-RU"/>
              </w:rPr>
              <w:t xml:space="preserve"> 6 (</w:t>
            </w:r>
            <w:r w:rsidR="009367C6" w:rsidRPr="00A7730B">
              <w:rPr>
                <w:rFonts w:eastAsia="Calibri"/>
                <w:lang w:val="ru-RU"/>
              </w:rPr>
              <w:t xml:space="preserve">Неделя </w:t>
            </w:r>
            <w:r w:rsidR="00FD11BB" w:rsidRPr="00A7730B">
              <w:rPr>
                <w:rFonts w:eastAsia="Calibri"/>
                <w:lang w:val="ru-RU"/>
              </w:rPr>
              <w:t>10</w:t>
            </w:r>
            <w:r w:rsidRPr="00A7730B">
              <w:rPr>
                <w:rFonts w:eastAsia="Calibri"/>
                <w:lang w:val="ru-RU"/>
              </w:rPr>
              <w:t>)</w:t>
            </w:r>
            <w:r w:rsidR="009367C6" w:rsidRPr="00A7730B">
              <w:rPr>
                <w:rFonts w:eastAsia="Calibri"/>
                <w:lang w:val="ru-RU"/>
              </w:rPr>
              <w:t xml:space="preserve"> будет </w:t>
            </w:r>
            <w:r w:rsidRPr="00A7730B">
              <w:rPr>
                <w:rFonts w:eastAsia="Calibri"/>
                <w:lang w:val="ru-RU"/>
              </w:rPr>
              <w:t xml:space="preserve">проведена проверка дневника пациента, оценены НЯ, сопутствующая терапия, жизненные показатели и проведен тест на запрещенные препараты. Будет проведена оценка тревоги по структурированному интервью SIGH-A, депрессии по структурированному интервью SIGH-D, общего клинического впечатления по </w:t>
            </w:r>
            <w:r w:rsidR="009A386F" w:rsidRPr="00A7730B">
              <w:rPr>
                <w:rFonts w:eastAsia="Calibri"/>
                <w:lang w:val="ru-RU"/>
              </w:rPr>
              <w:t>шкалам CGI-S</w:t>
            </w:r>
            <w:ins w:id="393" w:author="Vostokova_NV" w:date="2019-11-11T01:23:00Z">
              <w:r w:rsidR="004C1214">
                <w:rPr>
                  <w:rFonts w:eastAsia="Calibri"/>
                  <w:lang w:val="ru-RU"/>
                </w:rPr>
                <w:t xml:space="preserve"> и</w:t>
              </w:r>
            </w:ins>
            <w:del w:id="394" w:author="Vostokova_NV" w:date="2019-11-11T01:23:00Z">
              <w:r w:rsidR="009A386F" w:rsidRPr="00A7730B" w:rsidDel="004C1214">
                <w:rPr>
                  <w:rFonts w:eastAsia="Calibri"/>
                  <w:lang w:val="ru-RU"/>
                </w:rPr>
                <w:delText xml:space="preserve"> и</w:delText>
              </w:r>
            </w:del>
            <w:r w:rsidR="009A386F" w:rsidRPr="00A7730B">
              <w:rPr>
                <w:rFonts w:eastAsia="Calibri"/>
                <w:lang w:val="ru-RU"/>
              </w:rPr>
              <w:t xml:space="preserve"> CGI-</w:t>
            </w:r>
            <w:r w:rsidR="009A386F" w:rsidRPr="00A7730B">
              <w:rPr>
                <w:rFonts w:eastAsia="Calibri"/>
              </w:rPr>
              <w:t>I</w:t>
            </w:r>
            <w:ins w:id="395" w:author="Vostokova_NV" w:date="2019-11-11T01:23:00Z">
              <w:r w:rsidR="004C1214">
                <w:rPr>
                  <w:rFonts w:eastAsia="Calibri"/>
                  <w:lang w:val="ru-RU"/>
                </w:rPr>
                <w:t xml:space="preserve"> и </w:t>
              </w:r>
            </w:ins>
            <w:del w:id="396" w:author="Vostokova_NV" w:date="2019-11-11T01:08:00Z">
              <w:r w:rsidRPr="00A7730B" w:rsidDel="0081443F">
                <w:rPr>
                  <w:rFonts w:eastAsia="Calibri"/>
                  <w:lang w:val="ru-RU"/>
                </w:rPr>
                <w:delText>,</w:delText>
              </w:r>
            </w:del>
            <w:del w:id="397" w:author="Vostokova_NV" w:date="2019-11-11T01:07:00Z">
              <w:r w:rsidRPr="00A7730B" w:rsidDel="0081443F">
                <w:rPr>
                  <w:rFonts w:eastAsia="Calibri"/>
                  <w:lang w:val="ru-RU"/>
                </w:rPr>
                <w:delText xml:space="preserve"> дневной сонливости по ВАШ,</w:delText>
              </w:r>
              <w:r w:rsidRPr="00A7730B" w:rsidDel="0081443F">
                <w:rPr>
                  <w:lang w:val="ru-RU"/>
                </w:rPr>
                <w:delText xml:space="preserve"> </w:delText>
              </w:r>
            </w:del>
            <w:r w:rsidRPr="00A7730B">
              <w:rPr>
                <w:rFonts w:eastAsia="Calibri"/>
                <w:lang w:val="ru-RU"/>
              </w:rPr>
              <w:t>нетрудоспособности по шкале SDS</w:t>
            </w:r>
            <w:del w:id="398" w:author="Vostokova_NV" w:date="2019-11-11T01:07:00Z">
              <w:r w:rsidR="00313E2B" w:rsidRPr="00A7730B" w:rsidDel="0081443F">
                <w:rPr>
                  <w:rFonts w:eastAsia="Calibri"/>
                  <w:lang w:val="ru-RU"/>
                </w:rPr>
                <w:delText>,</w:delText>
              </w:r>
              <w:r w:rsidR="00884521" w:rsidRPr="00A7730B" w:rsidDel="0081443F">
                <w:rPr>
                  <w:rFonts w:eastAsia="Calibri"/>
                  <w:lang w:val="ru-RU"/>
                </w:rPr>
                <w:delText xml:space="preserve"> </w:delText>
              </w:r>
            </w:del>
            <w:del w:id="399" w:author="Vostokova_NV" w:date="2019-11-11T00:55:00Z">
              <w:r w:rsidR="00884521" w:rsidRPr="00A7730B" w:rsidDel="004F75B8">
                <w:rPr>
                  <w:rFonts w:eastAsia="Calibri"/>
                  <w:lang w:val="ru-RU"/>
                </w:rPr>
                <w:delText xml:space="preserve">оценка  </w:delText>
              </w:r>
            </w:del>
            <w:del w:id="400" w:author="Vostokova_NV" w:date="2019-11-11T01:07:00Z">
              <w:r w:rsidR="00884521" w:rsidRPr="00A7730B" w:rsidDel="0081443F">
                <w:rPr>
                  <w:rFonts w:eastAsia="Calibri"/>
                  <w:lang w:val="ru-RU"/>
                </w:rPr>
                <w:delText>когнитивных функций по тесту Т</w:delText>
              </w:r>
              <w:r w:rsidR="00884521" w:rsidRPr="00A7730B" w:rsidDel="0081443F">
                <w:rPr>
                  <w:rFonts w:eastAsia="Calibri"/>
                </w:rPr>
                <w:delText>MT</w:delText>
              </w:r>
              <w:r w:rsidR="00884521" w:rsidRPr="00A7730B" w:rsidDel="0081443F">
                <w:rPr>
                  <w:rFonts w:eastAsia="Calibri"/>
                  <w:lang w:val="ru-RU"/>
                </w:rPr>
                <w:delText xml:space="preserve"> </w:delText>
              </w:r>
              <w:r w:rsidRPr="00A7730B" w:rsidDel="0081443F">
                <w:rPr>
                  <w:rFonts w:eastAsia="Calibri"/>
                  <w:lang w:val="ru-RU"/>
                </w:rPr>
                <w:delText xml:space="preserve">и </w:delText>
              </w:r>
            </w:del>
            <w:del w:id="401" w:author="Vostokova_NV" w:date="2019-11-11T00:56:00Z">
              <w:r w:rsidR="00546FE0" w:rsidRPr="00A7730B" w:rsidDel="004F75B8">
                <w:rPr>
                  <w:rFonts w:eastAsia="Calibri"/>
                  <w:lang w:val="ru-RU"/>
                </w:rPr>
                <w:delText xml:space="preserve">оценка </w:delText>
              </w:r>
            </w:del>
            <w:del w:id="402" w:author="Vostokova_NV" w:date="2019-11-11T01:07:00Z">
              <w:r w:rsidRPr="00A7730B" w:rsidDel="0081443F">
                <w:rPr>
                  <w:rFonts w:eastAsia="Calibri"/>
                  <w:lang w:val="ru-RU"/>
                </w:rPr>
                <w:delText xml:space="preserve">качества жизни по опроснику </w:delText>
              </w:r>
              <w:r w:rsidR="000141C6" w:rsidRPr="00A7730B" w:rsidDel="0081443F">
                <w:rPr>
                  <w:rFonts w:eastAsia="Calibri"/>
                  <w:lang w:val="ru-RU"/>
                </w:rPr>
                <w:delText>Q-LES-Q-SF</w:delText>
              </w:r>
            </w:del>
            <w:r w:rsidRPr="00A7730B">
              <w:rPr>
                <w:rFonts w:eastAsia="Calibri"/>
                <w:lang w:val="ru-RU"/>
              </w:rPr>
              <w:t xml:space="preserve">. </w:t>
            </w:r>
            <w:del w:id="403" w:author="Vostokova_NV" w:date="2019-11-11T01:08:00Z">
              <w:r w:rsidRPr="00A7730B" w:rsidDel="0081443F">
                <w:rPr>
                  <w:rFonts w:eastAsia="Calibri"/>
                  <w:lang w:val="ru-RU"/>
                </w:rPr>
                <w:delText>Женщинам</w:delText>
              </w:r>
              <w:r w:rsidRPr="00A7730B" w:rsidDel="0081443F">
                <w:rPr>
                  <w:lang w:val="ru-RU"/>
                </w:rPr>
                <w:delText>, способным к деторождению, будет выполнен тест на беременность</w:delText>
              </w:r>
              <w:r w:rsidR="00546FE0" w:rsidRPr="00A7730B" w:rsidDel="0081443F">
                <w:rPr>
                  <w:lang w:val="ru-RU"/>
                </w:rPr>
                <w:delText>.</w:delText>
              </w:r>
            </w:del>
          </w:p>
          <w:p w14:paraId="4B4CB831" w14:textId="31E16CAC" w:rsidR="00546FE0" w:rsidRPr="00A7730B" w:rsidRDefault="00546FE0" w:rsidP="0081443F">
            <w:pPr>
              <w:keepNext/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Также будет проведена оценка по </w:t>
            </w:r>
            <w:ins w:id="404" w:author="Vostokova_NV" w:date="2019-11-11T00:57:00Z">
              <w:r w:rsidR="004F75B8">
                <w:rPr>
                  <w:rFonts w:eastAsia="Calibri"/>
                  <w:lang w:val="ru-RU"/>
                </w:rPr>
                <w:t>О</w:t>
              </w:r>
              <w:r w:rsidR="004F75B8" w:rsidRPr="00A7730B">
                <w:rPr>
                  <w:rFonts w:eastAsia="Calibri"/>
                  <w:lang w:val="ru-RU"/>
                </w:rPr>
                <w:t>просник</w:t>
              </w:r>
              <w:r w:rsidR="004F75B8">
                <w:rPr>
                  <w:rFonts w:eastAsia="Calibri"/>
                  <w:lang w:val="ru-RU"/>
                </w:rPr>
                <w:t>у</w:t>
              </w:r>
              <w:r w:rsidR="004F75B8" w:rsidRPr="00A7730B">
                <w:rPr>
                  <w:rFonts w:eastAsia="Calibri"/>
                  <w:lang w:val="ru-RU"/>
                </w:rPr>
                <w:t xml:space="preserve"> проявлений синдрома отмены </w:t>
              </w:r>
              <w:proofErr w:type="spellStart"/>
              <w:r w:rsidR="004F75B8" w:rsidRPr="00A7730B">
                <w:rPr>
                  <w:rFonts w:eastAsia="Calibri"/>
                  <w:lang w:val="ru-RU"/>
                </w:rPr>
                <w:t>бензодиазепинов</w:t>
              </w:r>
              <w:proofErr w:type="spellEnd"/>
              <w:r w:rsidR="004F75B8" w:rsidRPr="00A7730B">
                <w:rPr>
                  <w:rFonts w:eastAsia="Calibri"/>
                  <w:lang w:val="ru-RU"/>
                </w:rPr>
                <w:t xml:space="preserve"> </w:t>
              </w:r>
            </w:ins>
            <w:del w:id="405" w:author="Vostokova_NV" w:date="2019-11-11T00:57:00Z">
              <w:r w:rsidRPr="00A7730B" w:rsidDel="004F75B8">
                <w:rPr>
                  <w:rFonts w:eastAsia="Calibri"/>
                  <w:lang w:val="ru-RU"/>
                </w:rPr>
                <w:delText xml:space="preserve">диагностической шкале Benzodiazepine Withdrawal Symptom Questionnaire </w:delText>
              </w:r>
            </w:del>
            <w:r w:rsidRPr="00A7730B">
              <w:rPr>
                <w:rFonts w:eastAsia="Calibri"/>
                <w:lang w:val="ru-RU"/>
              </w:rPr>
              <w:t>(BWSQ)</w:t>
            </w:r>
            <w:del w:id="406" w:author="Vostokova_NV" w:date="2019-11-11T00:57:00Z">
              <w:r w:rsidRPr="00A7730B" w:rsidDel="004F75B8">
                <w:rPr>
                  <w:rFonts w:eastAsia="Calibri"/>
                  <w:lang w:val="ru-RU"/>
                </w:rPr>
                <w:delText xml:space="preserve"> </w:delText>
              </w:r>
              <w:r w:rsidR="00FD11BB" w:rsidRPr="00A7730B" w:rsidDel="004F75B8">
                <w:rPr>
                  <w:rFonts w:eastAsia="Calibri"/>
                  <w:lang w:val="ru-RU"/>
                </w:rPr>
                <w:delText xml:space="preserve">– </w:delText>
              </w:r>
            </w:del>
            <w:del w:id="407" w:author="Vostokova_NV" w:date="2019-11-11T00:56:00Z">
              <w:r w:rsidR="00FD11BB" w:rsidRPr="00A7730B" w:rsidDel="004F75B8">
                <w:rPr>
                  <w:rFonts w:eastAsia="Calibri"/>
                  <w:lang w:val="ru-RU"/>
                </w:rPr>
                <w:delText xml:space="preserve"> </w:delText>
              </w:r>
            </w:del>
            <w:del w:id="408" w:author="Vostokova_NV" w:date="2019-11-11T00:57:00Z">
              <w:r w:rsidRPr="00A7730B" w:rsidDel="004F75B8">
                <w:rPr>
                  <w:rFonts w:eastAsia="Calibri"/>
                  <w:lang w:val="ru-RU"/>
                </w:rPr>
                <w:delText>опросник проявлений синдрома отмены бензодиазепинов – для оценки продолжительности эффекта и симптомов отмены препарата</w:delText>
              </w:r>
            </w:del>
            <w:r w:rsidRPr="00A7730B">
              <w:rPr>
                <w:rFonts w:eastAsia="Calibri"/>
                <w:lang w:val="ru-RU"/>
              </w:rPr>
              <w:t>.</w:t>
            </w:r>
            <w:ins w:id="409" w:author="Vostokova_NV" w:date="2019-11-11T01:08:00Z">
              <w:r w:rsidR="0081443F" w:rsidRPr="00A7730B">
                <w:rPr>
                  <w:rFonts w:eastAsia="Calibri"/>
                  <w:lang w:val="ru-RU"/>
                </w:rPr>
                <w:t xml:space="preserve"> Женщинам</w:t>
              </w:r>
              <w:r w:rsidR="0081443F" w:rsidRPr="00A7730B">
                <w:rPr>
                  <w:lang w:val="ru-RU"/>
                </w:rPr>
                <w:t>, способным к деторождению, будет выполнен тест на беременность.</w:t>
              </w:r>
            </w:ins>
          </w:p>
          <w:p w14:paraId="594300CC" w14:textId="77777777" w:rsidR="00546FE0" w:rsidRPr="00A7730B" w:rsidRDefault="00546FE0" w:rsidP="00546FE0">
            <w:pPr>
              <w:keepNext/>
              <w:rPr>
                <w:lang w:val="ru-RU"/>
              </w:rPr>
            </w:pPr>
            <w:r w:rsidRPr="00A7730B">
              <w:rPr>
                <w:lang w:val="ru-RU"/>
              </w:rPr>
              <w:t>На этом участие пациентов в исследовании будет завершено.</w:t>
            </w:r>
          </w:p>
        </w:tc>
      </w:tr>
      <w:tr w:rsidR="00281C16" w:rsidRPr="006D4EC9" w14:paraId="514FC3FE" w14:textId="77777777" w:rsidTr="00826337">
        <w:tc>
          <w:tcPr>
            <w:tcW w:w="9747" w:type="dxa"/>
          </w:tcPr>
          <w:p w14:paraId="7A7C638A" w14:textId="77777777" w:rsidR="00281C16" w:rsidRPr="00A7730B" w:rsidRDefault="00281C16" w:rsidP="00B4269B">
            <w:pPr>
              <w:keepNext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lastRenderedPageBreak/>
              <w:t>Исследуемая популяция:</w:t>
            </w:r>
          </w:p>
          <w:p w14:paraId="110393F4" w14:textId="77777777" w:rsidR="00281C16" w:rsidRPr="00A7730B" w:rsidRDefault="00281C16" w:rsidP="00694FF0">
            <w:pPr>
              <w:rPr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Пациенты в возрасте от 18 лет </w:t>
            </w:r>
            <w:r w:rsidR="008207FA" w:rsidRPr="00A7730B">
              <w:rPr>
                <w:rFonts w:eastAsia="Calibri"/>
                <w:lang w:val="ru-RU"/>
              </w:rPr>
              <w:t>и старше</w:t>
            </w:r>
            <w:r w:rsidRPr="00A7730B">
              <w:rPr>
                <w:rFonts w:eastAsia="Calibri"/>
                <w:lang w:val="ru-RU"/>
              </w:rPr>
              <w:t xml:space="preserve"> </w:t>
            </w:r>
            <w:r w:rsidR="004B37FB" w:rsidRPr="00A7730B">
              <w:rPr>
                <w:rFonts w:eastAsia="Calibri"/>
                <w:lang w:val="ru-RU"/>
              </w:rPr>
              <w:t xml:space="preserve">с </w:t>
            </w:r>
            <w:r w:rsidRPr="00A7730B">
              <w:rPr>
                <w:rFonts w:eastAsia="Calibri"/>
                <w:lang w:val="ru-RU"/>
              </w:rPr>
              <w:t>подтвержденн</w:t>
            </w:r>
            <w:r w:rsidR="004B37FB" w:rsidRPr="00A7730B">
              <w:rPr>
                <w:rFonts w:eastAsia="Calibri"/>
                <w:lang w:val="ru-RU"/>
              </w:rPr>
              <w:t>ым</w:t>
            </w:r>
            <w:r w:rsidRPr="00A7730B">
              <w:rPr>
                <w:rFonts w:eastAsia="Calibri"/>
                <w:lang w:val="ru-RU"/>
              </w:rPr>
              <w:t xml:space="preserve"> клиническ</w:t>
            </w:r>
            <w:r w:rsidR="004B37FB" w:rsidRPr="00A7730B">
              <w:rPr>
                <w:rFonts w:eastAsia="Calibri"/>
                <w:lang w:val="ru-RU"/>
              </w:rPr>
              <w:t>им</w:t>
            </w:r>
            <w:r w:rsidRPr="00A7730B">
              <w:rPr>
                <w:rFonts w:eastAsia="Calibri"/>
                <w:lang w:val="ru-RU"/>
              </w:rPr>
              <w:t xml:space="preserve"> диагноз</w:t>
            </w:r>
            <w:r w:rsidR="004B37FB" w:rsidRPr="00A7730B">
              <w:rPr>
                <w:rFonts w:eastAsia="Calibri"/>
                <w:lang w:val="ru-RU"/>
              </w:rPr>
              <w:t>ом</w:t>
            </w:r>
            <w:r w:rsidRPr="00A7730B">
              <w:rPr>
                <w:rFonts w:eastAsia="Calibri"/>
                <w:lang w:val="ru-RU"/>
              </w:rPr>
              <w:t xml:space="preserve"> </w:t>
            </w:r>
            <w:r w:rsidR="00C07841" w:rsidRPr="00A7730B">
              <w:rPr>
                <w:rFonts w:eastAsia="Calibri"/>
                <w:lang w:val="ru-RU"/>
              </w:rPr>
              <w:t>ГТР</w:t>
            </w:r>
            <w:r w:rsidRPr="00A7730B">
              <w:rPr>
                <w:rFonts w:eastAsia="Calibri"/>
                <w:lang w:val="ru-RU"/>
              </w:rPr>
              <w:t>.</w:t>
            </w:r>
            <w:r w:rsidR="00694FF0" w:rsidRPr="00A7730B">
              <w:rPr>
                <w:rFonts w:eastAsia="Calibri"/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 xml:space="preserve">Для включения в настоящее клиническое исследование пациенты должны удовлетворять </w:t>
            </w:r>
            <w:r w:rsidR="00694FF0" w:rsidRPr="00A7730B">
              <w:rPr>
                <w:rFonts w:eastAsia="Calibri"/>
                <w:lang w:val="ru-RU"/>
              </w:rPr>
              <w:t>перечисленным ниже</w:t>
            </w:r>
            <w:r w:rsidRPr="00A7730B">
              <w:rPr>
                <w:rFonts w:eastAsia="Calibri"/>
                <w:lang w:val="ru-RU"/>
              </w:rPr>
              <w:t xml:space="preserve"> критериям</w:t>
            </w:r>
            <w:r w:rsidR="00694FF0" w:rsidRPr="00A7730B">
              <w:rPr>
                <w:rFonts w:eastAsia="Calibri"/>
                <w:lang w:val="ru-RU"/>
              </w:rPr>
              <w:t>.</w:t>
            </w:r>
          </w:p>
        </w:tc>
      </w:tr>
      <w:tr w:rsidR="00281C16" w:rsidRPr="006D4EC9" w14:paraId="2668D05F" w14:textId="77777777" w:rsidTr="00826337">
        <w:tc>
          <w:tcPr>
            <w:tcW w:w="9747" w:type="dxa"/>
          </w:tcPr>
          <w:p w14:paraId="7C1EC4A1" w14:textId="77777777" w:rsidR="00281C16" w:rsidRPr="00A7730B" w:rsidRDefault="00281C16" w:rsidP="00B4269B">
            <w:pPr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b/>
                <w:lang w:val="ru-RU"/>
              </w:rPr>
              <w:t>Критерии включения:</w:t>
            </w:r>
          </w:p>
          <w:p w14:paraId="436A6121" w14:textId="77777777" w:rsidR="005728F3" w:rsidRPr="00A7730B" w:rsidRDefault="005728F3" w:rsidP="003C7262">
            <w:pPr>
              <w:numPr>
                <w:ilvl w:val="0"/>
                <w:numId w:val="43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Подписанная форма информированного согласия;</w:t>
            </w:r>
          </w:p>
          <w:p w14:paraId="631D0694" w14:textId="77777777" w:rsidR="002A70DF" w:rsidRPr="00A7730B" w:rsidRDefault="005728F3" w:rsidP="003C7262">
            <w:pPr>
              <w:numPr>
                <w:ilvl w:val="0"/>
                <w:numId w:val="43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Возраст от 18 лет и старше</w:t>
            </w:r>
            <w:r w:rsidR="002A70DF" w:rsidRPr="00A7730B">
              <w:rPr>
                <w:rFonts w:eastAsia="Calibri"/>
                <w:lang w:val="ru-RU"/>
              </w:rPr>
              <w:t>;</w:t>
            </w:r>
          </w:p>
          <w:p w14:paraId="6B924291" w14:textId="77777777" w:rsidR="005728F3" w:rsidRPr="00A7730B" w:rsidRDefault="002A70DF" w:rsidP="003C7262">
            <w:pPr>
              <w:numPr>
                <w:ilvl w:val="0"/>
                <w:numId w:val="43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Диагноз</w:t>
            </w:r>
            <w:r w:rsidR="004B37FB" w:rsidRPr="00A7730B">
              <w:rPr>
                <w:rFonts w:eastAsia="Calibri"/>
                <w:lang w:val="ru-RU"/>
              </w:rPr>
              <w:t xml:space="preserve"> </w:t>
            </w:r>
            <w:r w:rsidR="005728F3" w:rsidRPr="00A7730B">
              <w:rPr>
                <w:rFonts w:eastAsia="Calibri"/>
                <w:lang w:val="ru-RU"/>
              </w:rPr>
              <w:t>генерализованное тревожное расстройство по критериям Руководства по диагностике и статистике психических заболеваний (DSM-V) и Международных критериев болезней (МКБ-10)</w:t>
            </w:r>
            <w:r w:rsidRPr="00A7730B">
              <w:rPr>
                <w:rFonts w:eastAsia="Calibri"/>
                <w:lang w:val="ru-RU"/>
              </w:rPr>
              <w:t>;</w:t>
            </w:r>
          </w:p>
          <w:p w14:paraId="6510969B" w14:textId="77777777" w:rsidR="005728F3" w:rsidRPr="00A7730B" w:rsidRDefault="005728F3" w:rsidP="001A023F">
            <w:pPr>
              <w:numPr>
                <w:ilvl w:val="0"/>
                <w:numId w:val="43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Значение показателей </w:t>
            </w:r>
            <w:r w:rsidR="001A023F" w:rsidRPr="00A7730B">
              <w:rPr>
                <w:rFonts w:eastAsia="Calibri"/>
                <w:lang w:val="ru-RU"/>
              </w:rPr>
              <w:t>по структурированному интервью шкалы Гамильтона для оценки тревоги (SIGH-A)</w:t>
            </w:r>
            <w:r w:rsidRPr="00A7730B">
              <w:rPr>
                <w:rFonts w:eastAsia="Calibri"/>
                <w:lang w:val="ru-RU"/>
              </w:rPr>
              <w:t xml:space="preserve"> на визит</w:t>
            </w:r>
            <w:r w:rsidR="00867452" w:rsidRPr="00A7730B">
              <w:rPr>
                <w:rFonts w:eastAsia="Calibri"/>
                <w:lang w:val="ru-RU"/>
              </w:rPr>
              <w:t>ах</w:t>
            </w:r>
            <w:r w:rsidRPr="00A7730B">
              <w:rPr>
                <w:rFonts w:eastAsia="Calibri"/>
                <w:lang w:val="ru-RU"/>
              </w:rPr>
              <w:t xml:space="preserve"> Скрининга и Рандомизации (Неделя 0):</w:t>
            </w:r>
          </w:p>
          <w:p w14:paraId="486EA1BC" w14:textId="77777777" w:rsidR="005728F3" w:rsidRPr="00A7730B" w:rsidRDefault="005728F3" w:rsidP="003C7262">
            <w:pPr>
              <w:pStyle w:val="affffe"/>
              <w:numPr>
                <w:ilvl w:val="0"/>
                <w:numId w:val="41"/>
              </w:numPr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Общий балл ≥ 20;</w:t>
            </w:r>
          </w:p>
          <w:p w14:paraId="573F7293" w14:textId="77777777" w:rsidR="005728F3" w:rsidRPr="00A7730B" w:rsidRDefault="005728F3" w:rsidP="003C7262">
            <w:pPr>
              <w:pStyle w:val="affffe"/>
              <w:numPr>
                <w:ilvl w:val="0"/>
                <w:numId w:val="41"/>
              </w:numPr>
              <w:tabs>
                <w:tab w:val="left" w:pos="426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Оценка по пунктам 1 (Тревожное настроение) и 2 (Напряженность) ≥ 2 баллов;</w:t>
            </w:r>
          </w:p>
          <w:p w14:paraId="381B63F8" w14:textId="77777777" w:rsidR="005728F3" w:rsidRPr="00A7730B" w:rsidRDefault="005728F3" w:rsidP="003C7262">
            <w:pPr>
              <w:numPr>
                <w:ilvl w:val="0"/>
                <w:numId w:val="43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Состояние по шкале CGI-S </w:t>
            </w:r>
            <w:r w:rsidRPr="00A7730B">
              <w:rPr>
                <w:lang w:val="ru-RU"/>
              </w:rPr>
              <w:t xml:space="preserve">≥ </w:t>
            </w:r>
            <w:r w:rsidRPr="00A7730B">
              <w:rPr>
                <w:rFonts w:eastAsia="Calibri"/>
                <w:lang w:val="ru-RU"/>
              </w:rPr>
              <w:t>4 (умеренной и выше степени выраженности) на визит</w:t>
            </w:r>
            <w:r w:rsidR="00867452" w:rsidRPr="00A7730B">
              <w:rPr>
                <w:rFonts w:eastAsia="Calibri"/>
                <w:lang w:val="ru-RU"/>
              </w:rPr>
              <w:t>ах</w:t>
            </w:r>
            <w:r w:rsidRPr="00A7730B">
              <w:rPr>
                <w:rFonts w:eastAsia="Calibri"/>
                <w:lang w:val="ru-RU"/>
              </w:rPr>
              <w:t xml:space="preserve"> Скрининга и Рандомизации (Неделя 0);</w:t>
            </w:r>
          </w:p>
          <w:p w14:paraId="0DD6F085" w14:textId="77777777" w:rsidR="005728F3" w:rsidRPr="00A7730B" w:rsidRDefault="005728F3" w:rsidP="003C7262">
            <w:pPr>
              <w:pStyle w:val="affffe"/>
              <w:numPr>
                <w:ilvl w:val="0"/>
                <w:numId w:val="43"/>
              </w:numPr>
              <w:tabs>
                <w:tab w:val="left" w:pos="426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Согласие пациентов использовать адекватные методы контрацепции в течение всего исследования. К адекватным методам контрацепции относится использование: </w:t>
            </w:r>
          </w:p>
          <w:p w14:paraId="09D5E67A" w14:textId="77777777" w:rsidR="001D55F0" w:rsidRPr="00A7730B" w:rsidRDefault="004B37FB" w:rsidP="003C7262">
            <w:pPr>
              <w:pStyle w:val="affffe"/>
              <w:numPr>
                <w:ilvl w:val="0"/>
                <w:numId w:val="57"/>
              </w:numPr>
              <w:tabs>
                <w:tab w:val="left" w:pos="426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для мужчин презерватив со спермицидом, </w:t>
            </w:r>
          </w:p>
          <w:p w14:paraId="6DF786B9" w14:textId="77777777" w:rsidR="004B37FB" w:rsidRPr="00A7730B" w:rsidRDefault="004B37FB" w:rsidP="003C7262">
            <w:pPr>
              <w:pStyle w:val="affffe"/>
              <w:numPr>
                <w:ilvl w:val="0"/>
                <w:numId w:val="57"/>
              </w:numPr>
              <w:tabs>
                <w:tab w:val="left" w:pos="426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для женщин (на выбор):</w:t>
            </w:r>
          </w:p>
          <w:p w14:paraId="4BF84E15" w14:textId="77777777" w:rsidR="004B37FB" w:rsidRPr="00A7730B" w:rsidRDefault="004B37FB" w:rsidP="003C7262">
            <w:pPr>
              <w:pStyle w:val="affffe"/>
              <w:numPr>
                <w:ilvl w:val="0"/>
                <w:numId w:val="58"/>
              </w:numPr>
              <w:tabs>
                <w:tab w:val="left" w:pos="426"/>
              </w:tabs>
              <w:spacing w:after="120" w:line="240" w:lineRule="auto"/>
              <w:ind w:firstLine="9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оральные контрацептивы </w:t>
            </w:r>
          </w:p>
          <w:p w14:paraId="0FD8649B" w14:textId="77777777" w:rsidR="00D361FA" w:rsidRPr="00A7730B" w:rsidRDefault="00D361FA" w:rsidP="003C7262">
            <w:pPr>
              <w:pStyle w:val="affffe"/>
              <w:numPr>
                <w:ilvl w:val="0"/>
                <w:numId w:val="58"/>
              </w:numPr>
              <w:tabs>
                <w:tab w:val="left" w:pos="426"/>
              </w:tabs>
              <w:spacing w:after="120" w:line="240" w:lineRule="auto"/>
              <w:ind w:firstLine="9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презерватив (для партнера) со спермицидом</w:t>
            </w:r>
          </w:p>
          <w:p w14:paraId="7B985423" w14:textId="77777777" w:rsidR="00D361FA" w:rsidRPr="00A7730B" w:rsidRDefault="00D361FA" w:rsidP="003C7262">
            <w:pPr>
              <w:pStyle w:val="affffe"/>
              <w:numPr>
                <w:ilvl w:val="0"/>
                <w:numId w:val="58"/>
              </w:numPr>
              <w:tabs>
                <w:tab w:val="left" w:pos="426"/>
              </w:tabs>
              <w:spacing w:after="120" w:line="240" w:lineRule="auto"/>
              <w:ind w:firstLine="9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диафрагма со спермицидом </w:t>
            </w:r>
          </w:p>
          <w:p w14:paraId="1DE0CE02" w14:textId="77777777" w:rsidR="00D361FA" w:rsidRPr="00A7730B" w:rsidRDefault="00D361FA" w:rsidP="003C7262">
            <w:pPr>
              <w:pStyle w:val="affffe"/>
              <w:numPr>
                <w:ilvl w:val="0"/>
                <w:numId w:val="58"/>
              </w:numPr>
              <w:tabs>
                <w:tab w:val="left" w:pos="426"/>
              </w:tabs>
              <w:spacing w:after="120" w:line="240" w:lineRule="auto"/>
              <w:ind w:firstLine="9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 xml:space="preserve">шеечный колпачок со спермицидом </w:t>
            </w:r>
          </w:p>
          <w:p w14:paraId="544BEFFA" w14:textId="77777777" w:rsidR="00D361FA" w:rsidRPr="00A7730B" w:rsidRDefault="00D361FA" w:rsidP="003C7262">
            <w:pPr>
              <w:pStyle w:val="affffe"/>
              <w:numPr>
                <w:ilvl w:val="0"/>
                <w:numId w:val="58"/>
              </w:numPr>
              <w:tabs>
                <w:tab w:val="left" w:pos="426"/>
              </w:tabs>
              <w:spacing w:after="120" w:line="240" w:lineRule="auto"/>
              <w:ind w:firstLine="9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внутриматочная спираль (ВМС)</w:t>
            </w:r>
          </w:p>
          <w:p w14:paraId="00422E14" w14:textId="77777777" w:rsidR="00281C16" w:rsidRPr="00A7730B" w:rsidRDefault="005728F3" w:rsidP="003C7262">
            <w:pPr>
              <w:numPr>
                <w:ilvl w:val="0"/>
                <w:numId w:val="43"/>
              </w:numPr>
              <w:tabs>
                <w:tab w:val="left" w:pos="426"/>
              </w:tabs>
              <w:rPr>
                <w:lang w:val="ru-RU"/>
              </w:rPr>
            </w:pPr>
            <w:r w:rsidRPr="00A7730B">
              <w:rPr>
                <w:rFonts w:eastAsia="Calibri"/>
                <w:lang w:val="ru-RU"/>
              </w:rPr>
              <w:lastRenderedPageBreak/>
              <w:t>Возможность соб</w:t>
            </w:r>
            <w:r w:rsidR="00F3130F" w:rsidRPr="00A7730B">
              <w:rPr>
                <w:rFonts w:eastAsia="Calibri"/>
                <w:lang w:val="ru-RU"/>
              </w:rPr>
              <w:t>людать все требования протокола;</w:t>
            </w:r>
          </w:p>
          <w:p w14:paraId="05EE6A18" w14:textId="77777777" w:rsidR="00F3130F" w:rsidRPr="00A7730B" w:rsidRDefault="00F3130F" w:rsidP="00F3130F">
            <w:pPr>
              <w:numPr>
                <w:ilvl w:val="0"/>
                <w:numId w:val="43"/>
              </w:numPr>
              <w:tabs>
                <w:tab w:val="left" w:pos="426"/>
              </w:tabs>
              <w:rPr>
                <w:lang w:val="ru-RU"/>
              </w:rPr>
            </w:pPr>
            <w:r w:rsidRPr="00A7730B">
              <w:rPr>
                <w:rFonts w:eastAsia="Calibri"/>
                <w:lang w:val="ru-RU"/>
              </w:rPr>
              <w:t>Комплаентность во время вводного периода в пределах от 80% до 120%, оцененная на визите Рандомизации (Неделя 0).</w:t>
            </w:r>
          </w:p>
        </w:tc>
      </w:tr>
      <w:tr w:rsidR="00281C16" w:rsidRPr="006D4EC9" w14:paraId="21585A77" w14:textId="77777777" w:rsidTr="00826337">
        <w:tc>
          <w:tcPr>
            <w:tcW w:w="9747" w:type="dxa"/>
          </w:tcPr>
          <w:p w14:paraId="1E0E9076" w14:textId="77777777" w:rsidR="00281C16" w:rsidRPr="00A7730B" w:rsidRDefault="00281C16" w:rsidP="00B4269B">
            <w:pPr>
              <w:tabs>
                <w:tab w:val="left" w:pos="426"/>
              </w:tabs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b/>
                <w:lang w:val="ru-RU"/>
              </w:rPr>
              <w:lastRenderedPageBreak/>
              <w:t>Критерии невключения:</w:t>
            </w:r>
          </w:p>
          <w:p w14:paraId="2FC8B827" w14:textId="77777777" w:rsidR="005728F3" w:rsidRPr="00A7730B" w:rsidRDefault="005728F3" w:rsidP="00B4269B">
            <w:pPr>
              <w:pStyle w:val="Paragraph"/>
              <w:tabs>
                <w:tab w:val="left" w:pos="-6663"/>
              </w:tabs>
              <w:spacing w:after="120"/>
              <w:ind w:firstLine="426"/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Пациент будет считаться неподходящим </w:t>
            </w:r>
            <w:proofErr w:type="gramStart"/>
            <w:r w:rsidRPr="00A7730B">
              <w:rPr>
                <w:rFonts w:eastAsia="Calibri"/>
                <w:lang w:val="ru-RU"/>
              </w:rPr>
              <w:t>для включения в исследование при наличии у него любого из перечисленных ниже критериев</w:t>
            </w:r>
            <w:proofErr w:type="gramEnd"/>
            <w:r w:rsidRPr="00A7730B">
              <w:rPr>
                <w:rFonts w:eastAsia="Calibri"/>
                <w:lang w:val="ru-RU"/>
              </w:rPr>
              <w:t>:</w:t>
            </w:r>
          </w:p>
          <w:p w14:paraId="424D719E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Беременные или кормящие женщины, или женщины, планирующие беременность во время клинического исследования; женщины, способные к деторождению (в том числе не стерилизованные хирургическим путем и в периоде постменопаузы менее </w:t>
            </w:r>
            <w:r w:rsidR="009A0E2D" w:rsidRPr="00A7730B">
              <w:rPr>
                <w:rFonts w:eastAsia="Calibri"/>
                <w:lang w:val="ru-RU"/>
              </w:rPr>
              <w:t>2 </w:t>
            </w:r>
            <w:r w:rsidRPr="00A7730B">
              <w:rPr>
                <w:rFonts w:eastAsia="Calibri"/>
                <w:lang w:val="ru-RU"/>
              </w:rPr>
              <w:t>лет), не использующие адекватных методов контрацепции;</w:t>
            </w:r>
          </w:p>
          <w:p w14:paraId="300C9A7F" w14:textId="77777777" w:rsidR="005728F3" w:rsidRPr="00A7730B" w:rsidRDefault="005728F3" w:rsidP="009367C6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Балл по пункту 1 (Пониженное настроение)</w:t>
            </w:r>
            <w:r w:rsidR="009367C6" w:rsidRPr="00A7730B">
              <w:rPr>
                <w:lang w:val="ru-RU"/>
              </w:rPr>
              <w:t xml:space="preserve"> </w:t>
            </w:r>
            <w:r w:rsidR="009367C6" w:rsidRPr="00A7730B">
              <w:rPr>
                <w:rFonts w:eastAsia="Calibri"/>
                <w:lang w:val="ru-RU"/>
              </w:rPr>
              <w:t>по структурированному интервью шкалы Гамильтона для оценки депрессии (SIGH-D)</w:t>
            </w:r>
            <w:r w:rsidR="00456958" w:rsidRPr="00A7730B">
              <w:rPr>
                <w:rFonts w:eastAsia="Calibri"/>
                <w:lang w:val="ru-RU"/>
              </w:rPr>
              <w:t xml:space="preserve"> ≥ 2</w:t>
            </w:r>
            <w:r w:rsidRPr="00A7730B">
              <w:rPr>
                <w:rFonts w:eastAsia="Calibri"/>
                <w:lang w:val="ru-RU"/>
              </w:rPr>
              <w:t>;</w:t>
            </w:r>
          </w:p>
          <w:p w14:paraId="6E8FBF11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Общий балл по </w:t>
            </w:r>
            <w:r w:rsidR="009367C6" w:rsidRPr="00A7730B">
              <w:rPr>
                <w:rFonts w:eastAsia="Calibri"/>
                <w:lang w:val="ru-RU"/>
              </w:rPr>
              <w:t>структурированному интервью шкалы Гамильтона для оценки депрессии (SIGH-D)</w:t>
            </w:r>
            <w:r w:rsidR="00456958" w:rsidRPr="00A7730B">
              <w:rPr>
                <w:rFonts w:eastAsia="Calibri"/>
                <w:lang w:val="ru-RU"/>
              </w:rPr>
              <w:t xml:space="preserve"> </w:t>
            </w:r>
            <w:commentRangeStart w:id="410"/>
            <w:r w:rsidR="00456958" w:rsidRPr="004F3C8C">
              <w:rPr>
                <w:rFonts w:eastAsia="Calibri"/>
                <w:highlight w:val="yellow"/>
                <w:lang w:val="ru-RU"/>
              </w:rPr>
              <w:t>&gt;</w:t>
            </w:r>
            <w:commentRangeEnd w:id="410"/>
            <w:r w:rsidR="004F3C8C" w:rsidRPr="004F3C8C">
              <w:rPr>
                <w:rStyle w:val="aff1"/>
                <w:highlight w:val="yellow"/>
              </w:rPr>
              <w:commentReference w:id="410"/>
            </w:r>
            <w:r w:rsidR="00456958" w:rsidRPr="00A7730B">
              <w:rPr>
                <w:rFonts w:eastAsia="Calibri"/>
                <w:lang w:val="ru-RU"/>
              </w:rPr>
              <w:t xml:space="preserve"> 13</w:t>
            </w:r>
            <w:r w:rsidRPr="00A7730B">
              <w:rPr>
                <w:rFonts w:eastAsia="Calibri"/>
                <w:lang w:val="ru-RU"/>
              </w:rPr>
              <w:t>;</w:t>
            </w:r>
          </w:p>
          <w:p w14:paraId="1BA1F394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Установленный диагноз депрессивного эпизода, рекуррентного депрессивного расстройства, биполярного аффективного расстройства в анамнезе или на момент скрининга;</w:t>
            </w:r>
          </w:p>
          <w:p w14:paraId="2F0A26BF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Установленный диагноз шизофрении в анамнезе или на момент скрининга;</w:t>
            </w:r>
          </w:p>
          <w:p w14:paraId="337D26C8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Установленный диагноз панического расстройства в анамнезе или на момент скрининга;</w:t>
            </w:r>
          </w:p>
          <w:p w14:paraId="6345A5BD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Тревожно-</w:t>
            </w:r>
            <w:proofErr w:type="spellStart"/>
            <w:r w:rsidRPr="00A7730B">
              <w:rPr>
                <w:rFonts w:eastAsia="Calibri"/>
                <w:lang w:val="ru-RU"/>
              </w:rPr>
              <w:t>фобические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расстройства (агорафобия, социальная фобия, </w:t>
            </w:r>
            <w:proofErr w:type="spellStart"/>
            <w:r w:rsidRPr="00A7730B">
              <w:rPr>
                <w:rFonts w:eastAsia="Calibri"/>
                <w:lang w:val="ru-RU"/>
              </w:rPr>
              <w:t>фобическое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тревожное расстройство, неустановленное) в анамнезе или на момент скрининга;</w:t>
            </w:r>
          </w:p>
          <w:p w14:paraId="01F430C3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Расстройства личности и поведения в анамнезе или на момент скрининга;</w:t>
            </w:r>
          </w:p>
          <w:p w14:paraId="0FFF47F0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Посттравматическое </w:t>
            </w:r>
            <w:proofErr w:type="spellStart"/>
            <w:r w:rsidRPr="00A7730B">
              <w:rPr>
                <w:rFonts w:eastAsia="Calibri"/>
                <w:lang w:val="ru-RU"/>
              </w:rPr>
              <w:t>стрессорное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расстройство в течение 12 месяцев до скрининга;</w:t>
            </w:r>
          </w:p>
          <w:p w14:paraId="4F778447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Расстройства приема пищи в течение 12 месяцев до скрининга;</w:t>
            </w:r>
          </w:p>
          <w:p w14:paraId="371A6A37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proofErr w:type="spellStart"/>
            <w:r w:rsidRPr="00A7730B">
              <w:rPr>
                <w:rFonts w:eastAsia="Calibri"/>
                <w:lang w:val="ru-RU"/>
              </w:rPr>
              <w:t>Соматоформные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расстройства в анамнезе или на момент скрининга;</w:t>
            </w:r>
          </w:p>
          <w:p w14:paraId="0B699255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Обсессивно-</w:t>
            </w:r>
            <w:proofErr w:type="spellStart"/>
            <w:r w:rsidRPr="00A7730B">
              <w:rPr>
                <w:rFonts w:eastAsia="Calibri"/>
                <w:lang w:val="ru-RU"/>
              </w:rPr>
              <w:t>компульсивное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расстройство в анамнезе или на момент скрининга;</w:t>
            </w:r>
          </w:p>
          <w:p w14:paraId="6C1F6BE4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Эпилепсия, эпилептиформные припадки, травмы головы с потерей сознания, опухолевые, воспалительные и </w:t>
            </w:r>
            <w:proofErr w:type="spellStart"/>
            <w:r w:rsidRPr="00A7730B">
              <w:rPr>
                <w:rFonts w:eastAsia="Calibri"/>
                <w:lang w:val="ru-RU"/>
              </w:rPr>
              <w:t>демиелинизирующие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заболевания ЦНС, инсульт в анамнезе;</w:t>
            </w:r>
          </w:p>
          <w:p w14:paraId="0C7AFFB2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proofErr w:type="spellStart"/>
            <w:r w:rsidRPr="00A7730B">
              <w:rPr>
                <w:rFonts w:eastAsia="Calibri"/>
                <w:lang w:val="ru-RU"/>
              </w:rPr>
              <w:t>Феохромоцитома</w:t>
            </w:r>
            <w:proofErr w:type="spellEnd"/>
            <w:r w:rsidRPr="00A7730B">
              <w:rPr>
                <w:rFonts w:eastAsia="Calibri"/>
                <w:lang w:val="ru-RU"/>
              </w:rPr>
              <w:t>;</w:t>
            </w:r>
          </w:p>
          <w:p w14:paraId="65AFF87F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Злокачественные новообразования в течение последних 5 лет (за исключением излеченной </w:t>
            </w:r>
            <w:proofErr w:type="gramStart"/>
            <w:r w:rsidRPr="00A7730B">
              <w:rPr>
                <w:rFonts w:eastAsia="Calibri"/>
                <w:lang w:val="ru-RU"/>
              </w:rPr>
              <w:t>базально-клеточной</w:t>
            </w:r>
            <w:proofErr w:type="gramEnd"/>
            <w:r w:rsidRPr="00A7730B">
              <w:rPr>
                <w:rFonts w:eastAsia="Calibri"/>
                <w:lang w:val="ru-RU"/>
              </w:rPr>
              <w:t xml:space="preserve"> карциномы);</w:t>
            </w:r>
          </w:p>
          <w:p w14:paraId="2ADD201E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proofErr w:type="gramStart"/>
            <w:r w:rsidRPr="00A7730B">
              <w:rPr>
                <w:rFonts w:eastAsia="Calibri"/>
                <w:lang w:val="ru-RU"/>
              </w:rPr>
              <w:t>Значимые сердечно-сосудистые заболевания в настоящее время или в течение 12</w:t>
            </w:r>
            <w:r w:rsidR="00F3130F" w:rsidRPr="00A7730B">
              <w:rPr>
                <w:rFonts w:eastAsia="Calibri"/>
                <w:lang w:val="ru-RU"/>
              </w:rPr>
              <w:t> </w:t>
            </w:r>
            <w:r w:rsidRPr="00A7730B">
              <w:rPr>
                <w:rFonts w:eastAsia="Calibri"/>
                <w:lang w:val="ru-RU"/>
              </w:rPr>
              <w:t xml:space="preserve">месяцев до скрининга, в том числе: хроническая сердечная недостаточность класса III или IV (по классификации Нью-Йоркской кардиологической ассоциации), тяжелая аритмия, требующая лечения антиаритмическими препаратами классов </w:t>
            </w:r>
            <w:proofErr w:type="spellStart"/>
            <w:r w:rsidRPr="00A7730B">
              <w:rPr>
                <w:rFonts w:eastAsia="Calibri"/>
                <w:lang w:val="ru-RU"/>
              </w:rPr>
              <w:t>Ia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, </w:t>
            </w:r>
            <w:proofErr w:type="spellStart"/>
            <w:r w:rsidRPr="00A7730B">
              <w:rPr>
                <w:rFonts w:eastAsia="Calibri"/>
                <w:lang w:val="ru-RU"/>
              </w:rPr>
              <w:t>Ib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, </w:t>
            </w:r>
            <w:proofErr w:type="spellStart"/>
            <w:r w:rsidRPr="00A7730B">
              <w:rPr>
                <w:rFonts w:eastAsia="Calibri"/>
                <w:lang w:val="ru-RU"/>
              </w:rPr>
              <w:t>Ic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или III, нестабильная стенокардия, инфаркт миокарда, операции на сердце и коронарных сосудах, значимые заболевания клапанов сердца, неконтролируемая артериальная гипертензия с систолическим артериальным</w:t>
            </w:r>
            <w:proofErr w:type="gramEnd"/>
            <w:r w:rsidRPr="00A7730B">
              <w:rPr>
                <w:rFonts w:eastAsia="Calibri"/>
                <w:lang w:val="ru-RU"/>
              </w:rPr>
              <w:t xml:space="preserve"> давлением &gt; 180 мм рт.ст. и диастолическим артериальным давлением &gt; 110 мм рт.ст., легочная эмболия или </w:t>
            </w:r>
            <w:r w:rsidRPr="00A7730B">
              <w:rPr>
                <w:rFonts w:eastAsia="Calibri"/>
                <w:lang w:val="ru-RU"/>
              </w:rPr>
              <w:lastRenderedPageBreak/>
              <w:t>тромбоз глубоких вен;</w:t>
            </w:r>
          </w:p>
          <w:p w14:paraId="0025DBAB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Нефротический синдром, хроническая почечная недостаточность средней и тяжелой степени или значимые заболевания</w:t>
            </w:r>
            <w:r w:rsidR="00F3130F" w:rsidRPr="00A7730B">
              <w:rPr>
                <w:rFonts w:eastAsia="Calibri"/>
                <w:lang w:val="ru-RU"/>
              </w:rPr>
              <w:t xml:space="preserve"> почек с уровнем креатинина &gt; 1,</w:t>
            </w:r>
            <w:r w:rsidRPr="00A7730B">
              <w:rPr>
                <w:rFonts w:eastAsia="Calibri"/>
                <w:lang w:val="ru-RU"/>
              </w:rPr>
              <w:t>5 мг/дл у мужчин и &gt; 1</w:t>
            </w:r>
            <w:r w:rsidR="00F3130F" w:rsidRPr="00A7730B">
              <w:rPr>
                <w:rFonts w:eastAsia="Calibri"/>
                <w:lang w:val="ru-RU"/>
              </w:rPr>
              <w:t>,</w:t>
            </w:r>
            <w:r w:rsidRPr="00A7730B">
              <w:rPr>
                <w:rFonts w:eastAsia="Calibri"/>
                <w:lang w:val="ru-RU"/>
              </w:rPr>
              <w:t>4 мг/дл у женщин или скорость клубочковой фильтрации (СКФ) &lt; 60 мл/мин;</w:t>
            </w:r>
          </w:p>
          <w:p w14:paraId="4768EE83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ВИЧ, гепатит</w:t>
            </w:r>
            <w:proofErr w:type="gramStart"/>
            <w:r w:rsidRPr="00A7730B">
              <w:rPr>
                <w:rFonts w:eastAsia="Calibri"/>
                <w:lang w:val="ru-RU"/>
              </w:rPr>
              <w:t xml:space="preserve"> В</w:t>
            </w:r>
            <w:proofErr w:type="gramEnd"/>
            <w:r w:rsidRPr="00A7730B">
              <w:rPr>
                <w:rFonts w:eastAsia="Calibri"/>
                <w:lang w:val="ru-RU"/>
              </w:rPr>
              <w:t xml:space="preserve"> или С, цирроз печени в анамнезе; повышение АСТ, АЛТ или щелочной фосфатазы сыворотки </w:t>
            </w:r>
            <w:r w:rsidRPr="00A7730B">
              <w:rPr>
                <w:rFonts w:eastAsia="Calibri"/>
                <w:lang w:val="ru-RU"/>
              </w:rPr>
              <w:sym w:font="Symbol" w:char="F0B3"/>
            </w:r>
            <w:r w:rsidRPr="00A7730B">
              <w:rPr>
                <w:rFonts w:eastAsia="Calibri"/>
                <w:lang w:val="ru-RU"/>
              </w:rPr>
              <w:t xml:space="preserve"> в 2,5</w:t>
            </w:r>
            <w:r w:rsidR="00F3130F" w:rsidRPr="00A7730B">
              <w:rPr>
                <w:rFonts w:eastAsia="Calibri"/>
                <w:lang w:val="ru-RU"/>
              </w:rPr>
              <w:t xml:space="preserve"> раза от верхней границы нормы или </w:t>
            </w:r>
            <w:r w:rsidRPr="00A7730B">
              <w:rPr>
                <w:rFonts w:eastAsia="Calibri"/>
                <w:lang w:val="ru-RU"/>
              </w:rPr>
              <w:t xml:space="preserve">повышение общего билирубина </w:t>
            </w:r>
            <w:r w:rsidRPr="00A7730B">
              <w:rPr>
                <w:rFonts w:eastAsia="Calibri"/>
                <w:lang w:val="ru-RU"/>
              </w:rPr>
              <w:sym w:font="Symbol" w:char="F0B3"/>
            </w:r>
            <w:r w:rsidRPr="00A7730B">
              <w:rPr>
                <w:rFonts w:eastAsia="Calibri"/>
                <w:lang w:val="ru-RU"/>
              </w:rPr>
              <w:t xml:space="preserve"> в 2 раза от верхней границы нормы на скрининге;</w:t>
            </w:r>
          </w:p>
          <w:p w14:paraId="1F92E4B2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Значимые нарушения функции щитовидной железы</w:t>
            </w:r>
            <w:r w:rsidR="007547FA" w:rsidRPr="00A7730B">
              <w:rPr>
                <w:rFonts w:eastAsia="Calibri"/>
                <w:lang w:val="ru-RU"/>
              </w:rPr>
              <w:t xml:space="preserve"> в стадии декомпенсации</w:t>
            </w:r>
            <w:r w:rsidRPr="00A7730B">
              <w:rPr>
                <w:rFonts w:eastAsia="Calibri"/>
                <w:lang w:val="ru-RU"/>
              </w:rPr>
              <w:t>;</w:t>
            </w:r>
          </w:p>
          <w:p w14:paraId="615C3F01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Анемия (гемоглобин ≤ 105 г/л у женщин или ≤ 115 г/л у мужчин); значительные потери или забор не менее одной объемной единицы донорской крови (</w:t>
            </w:r>
            <w:r w:rsidRPr="00A7730B">
              <w:rPr>
                <w:rFonts w:eastAsia="Calibri"/>
                <w:lang w:val="ru-RU"/>
              </w:rPr>
              <w:sym w:font="Symbol" w:char="F0B3"/>
            </w:r>
            <w:r w:rsidRPr="00A7730B">
              <w:rPr>
                <w:rFonts w:eastAsia="Calibri"/>
                <w:lang w:val="ru-RU"/>
              </w:rPr>
              <w:t xml:space="preserve"> 500 мл) или переливание крови в течение 12 недель до скрининга;</w:t>
            </w:r>
          </w:p>
          <w:p w14:paraId="2AE9E800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Любое не контролируемое сопутствующее соматическое заболевание, в том числе, посредством стабильного режима терапии;</w:t>
            </w:r>
          </w:p>
          <w:p w14:paraId="6A760B49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Прием препаратов для лечения </w:t>
            </w:r>
            <w:proofErr w:type="spellStart"/>
            <w:r w:rsidRPr="00A7730B">
              <w:rPr>
                <w:rFonts w:eastAsia="Calibri"/>
                <w:lang w:val="ru-RU"/>
              </w:rPr>
              <w:t>генерализованного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тревожного расстройства, </w:t>
            </w:r>
            <w:r w:rsidR="003133B5" w:rsidRPr="00A7730B">
              <w:rPr>
                <w:rFonts w:eastAsia="Calibri"/>
                <w:lang w:val="ru-RU"/>
              </w:rPr>
              <w:t xml:space="preserve">начиная со скрининга </w:t>
            </w:r>
            <w:r w:rsidRPr="00A7730B">
              <w:rPr>
                <w:rFonts w:eastAsia="Calibri"/>
                <w:lang w:val="ru-RU"/>
              </w:rPr>
              <w:t xml:space="preserve">и на протяжении всего исследования, в том числе антидепрессантов, </w:t>
            </w:r>
            <w:proofErr w:type="spellStart"/>
            <w:r w:rsidRPr="00A7730B">
              <w:rPr>
                <w:rFonts w:eastAsia="Calibri"/>
                <w:lang w:val="ru-RU"/>
              </w:rPr>
              <w:t>прегабалина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, </w:t>
            </w:r>
            <w:proofErr w:type="spellStart"/>
            <w:r w:rsidRPr="00A7730B">
              <w:rPr>
                <w:rFonts w:eastAsia="Calibri"/>
                <w:lang w:val="ru-RU"/>
              </w:rPr>
              <w:t>бензодиазепинов</w:t>
            </w:r>
            <w:proofErr w:type="spellEnd"/>
            <w:r w:rsidRPr="00A7730B">
              <w:rPr>
                <w:rFonts w:eastAsia="Calibri"/>
                <w:lang w:val="ru-RU"/>
              </w:rPr>
              <w:t>, нейролептиков;</w:t>
            </w:r>
          </w:p>
          <w:p w14:paraId="4D9BCDB4" w14:textId="77777777" w:rsidR="00A86CCE" w:rsidRPr="00A7730B" w:rsidRDefault="00A86CCE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Прием </w:t>
            </w:r>
            <w:proofErr w:type="spellStart"/>
            <w:r w:rsidR="00DE76F2" w:rsidRPr="00A7730B">
              <w:rPr>
                <w:rFonts w:eastAsia="Calibri"/>
                <w:lang w:val="ru-RU"/>
              </w:rPr>
              <w:t>флуоксетина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</w:t>
            </w:r>
            <w:r w:rsidR="00F87A91" w:rsidRPr="00A7730B">
              <w:rPr>
                <w:rFonts w:eastAsia="Calibri"/>
                <w:lang w:val="ru-RU"/>
              </w:rPr>
              <w:t xml:space="preserve">в течение 21 дня до скрининга </w:t>
            </w:r>
            <w:r w:rsidRPr="00A7730B">
              <w:rPr>
                <w:rFonts w:eastAsia="Calibri"/>
                <w:lang w:val="ru-RU"/>
              </w:rPr>
              <w:t>и на протяжении всего исследования;</w:t>
            </w:r>
          </w:p>
          <w:p w14:paraId="6D2F5897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Известная аллергия, гиперчувствительность или противопоказания к приему </w:t>
            </w:r>
            <w:r w:rsidR="00F3130F" w:rsidRPr="00A7730B">
              <w:rPr>
                <w:rFonts w:eastAsia="Calibri"/>
                <w:lang w:val="ru-RU"/>
              </w:rPr>
              <w:t xml:space="preserve">препарата </w:t>
            </w:r>
            <w:r w:rsidRPr="00A7730B">
              <w:rPr>
                <w:rFonts w:eastAsia="Calibri"/>
                <w:lang w:val="ru-RU"/>
              </w:rPr>
              <w:t>CD-008-045;</w:t>
            </w:r>
          </w:p>
          <w:p w14:paraId="4C668FC4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Электросудорожная терапия в течение 3 месяцев до скрининга;</w:t>
            </w:r>
          </w:p>
          <w:p w14:paraId="15A6363C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Психотерапия в течение 3 месяцев до скрининга и/или на момент включения в исследование;</w:t>
            </w:r>
          </w:p>
          <w:p w14:paraId="247B6215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Прием запрещенной лекарственной терапии</w:t>
            </w:r>
            <w:r w:rsidR="001A634B" w:rsidRPr="00A7730B">
              <w:rPr>
                <w:rFonts w:eastAsia="Calibri"/>
                <w:lang w:val="ru-RU"/>
              </w:rPr>
              <w:t xml:space="preserve"> с момента скрининга и на протяжении всего исследования</w:t>
            </w:r>
            <w:r w:rsidRPr="00A7730B">
              <w:rPr>
                <w:rFonts w:eastAsia="Calibri"/>
                <w:lang w:val="ru-RU"/>
              </w:rPr>
              <w:t>;</w:t>
            </w:r>
          </w:p>
          <w:p w14:paraId="2C6E81A4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>Прием любого исследуемого препарата или участие в другом клиническом исследовании в течение 3 месяцев до скрининга (за исключением ситуаций, когда пациент в исследовании не принимал исследуемый препарат);</w:t>
            </w:r>
          </w:p>
          <w:p w14:paraId="26704B65" w14:textId="77777777" w:rsidR="005728F3" w:rsidRPr="00A7730B" w:rsidRDefault="005728F3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Зависимость от транквилизаторов или злоупотребление </w:t>
            </w:r>
            <w:proofErr w:type="spellStart"/>
            <w:r w:rsidRPr="00A7730B">
              <w:rPr>
                <w:rFonts w:eastAsia="Calibri"/>
                <w:lang w:val="ru-RU"/>
              </w:rPr>
              <w:t>психоактивными</w:t>
            </w:r>
            <w:proofErr w:type="spellEnd"/>
            <w:r w:rsidRPr="00A7730B">
              <w:rPr>
                <w:rFonts w:eastAsia="Calibri"/>
                <w:lang w:val="ru-RU"/>
              </w:rPr>
              <w:t xml:space="preserve"> веществами, включая алкоголь (эпизодическое употребление в анамнезе возможно);</w:t>
            </w:r>
          </w:p>
          <w:p w14:paraId="3D091ADD" w14:textId="77777777" w:rsidR="00281C16" w:rsidRPr="00A7730B" w:rsidRDefault="00722604" w:rsidP="003C7262">
            <w:pPr>
              <w:numPr>
                <w:ilvl w:val="0"/>
                <w:numId w:val="55"/>
              </w:numPr>
              <w:tabs>
                <w:tab w:val="left" w:pos="426"/>
              </w:tabs>
              <w:rPr>
                <w:lang w:val="ru-RU"/>
              </w:rPr>
            </w:pPr>
            <w:r w:rsidRPr="00A7730B">
              <w:rPr>
                <w:rFonts w:eastAsia="Calibri"/>
                <w:lang w:val="ru-RU"/>
              </w:rPr>
              <w:t>Неспособность читать или писать; нежелание понять и следовать процедурам протокола исследования; несоблюдение режима приема препаратов или выполнения процедур, которое, по мнению Исследователя, может повлиять на результаты исследования или безопасность пациента и препятствовать дальнейшему участию пациента в исследовании; любые другие сопутствующие медицинские или серьезные психические состояния, которые делают пациента непригодным для участия в клиническом исследовании, ограничивают правомерность получения информированного согласия или могут повлиять на способность пациента принять участие в исследовании.</w:t>
            </w:r>
          </w:p>
        </w:tc>
      </w:tr>
      <w:tr w:rsidR="00281C16" w:rsidRPr="006D4EC9" w14:paraId="58B787AD" w14:textId="77777777" w:rsidTr="009A0E2D">
        <w:trPr>
          <w:cantSplit/>
        </w:trPr>
        <w:tc>
          <w:tcPr>
            <w:tcW w:w="9747" w:type="dxa"/>
          </w:tcPr>
          <w:p w14:paraId="55935A53" w14:textId="77777777" w:rsidR="00281C16" w:rsidRPr="00A7730B" w:rsidRDefault="00281C16" w:rsidP="00B4269B">
            <w:pPr>
              <w:tabs>
                <w:tab w:val="left" w:pos="426"/>
              </w:tabs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b/>
                <w:lang w:val="ru-RU"/>
              </w:rPr>
              <w:lastRenderedPageBreak/>
              <w:t>Исследуемый препарат, дозы и способ введения:</w:t>
            </w:r>
          </w:p>
          <w:p w14:paraId="10FD0CDA" w14:textId="77777777" w:rsidR="00281C16" w:rsidRPr="00A7730B" w:rsidRDefault="00F3130F" w:rsidP="00B4269B">
            <w:pPr>
              <w:ind w:firstLine="425"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CD-008-045 или</w:t>
            </w:r>
            <w:r w:rsidR="00281C16" w:rsidRPr="00A7730B">
              <w:rPr>
                <w:b/>
                <w:lang w:val="ru-RU"/>
              </w:rPr>
              <w:t xml:space="preserve"> Плацебо</w:t>
            </w:r>
          </w:p>
          <w:p w14:paraId="56E2D3D9" w14:textId="0548118E" w:rsidR="00281C16" w:rsidRPr="00A7730B" w:rsidRDefault="00281C16" w:rsidP="00B4269B">
            <w:pPr>
              <w:ind w:firstLine="425"/>
              <w:rPr>
                <w:bCs/>
                <w:lang w:val="ru-RU"/>
              </w:rPr>
            </w:pPr>
            <w:r w:rsidRPr="00A7730B">
              <w:rPr>
                <w:lang w:val="ru-RU"/>
              </w:rPr>
              <w:t xml:space="preserve">Активное вещество: </w:t>
            </w:r>
            <w:r w:rsidR="00F3130F" w:rsidRPr="00A7730B">
              <w:rPr>
                <w:noProof/>
                <w:lang w:val="ru-RU"/>
              </w:rPr>
              <w:t xml:space="preserve">CD-008-045 </w:t>
            </w:r>
            <w:ins w:id="411" w:author="Vostokova_NV" w:date="2019-11-11T01:11:00Z">
              <w:r w:rsidR="004F3C8C">
                <w:rPr>
                  <w:noProof/>
                  <w:lang w:val="ru-RU"/>
                </w:rPr>
                <w:t xml:space="preserve">20 мг </w:t>
              </w:r>
            </w:ins>
            <w:r w:rsidR="00F3130F" w:rsidRPr="00A7730B">
              <w:rPr>
                <w:noProof/>
                <w:lang w:val="ru-RU"/>
              </w:rPr>
              <w:t>или П</w:t>
            </w:r>
            <w:r w:rsidRPr="00A7730B">
              <w:rPr>
                <w:noProof/>
                <w:lang w:val="ru-RU"/>
              </w:rPr>
              <w:t>лацебо</w:t>
            </w:r>
          </w:p>
          <w:p w14:paraId="56E5FEB4" w14:textId="36C9128E" w:rsidR="00281C16" w:rsidRPr="00A7730B" w:rsidRDefault="00281C16" w:rsidP="00B4269B">
            <w:pPr>
              <w:pStyle w:val="Paragraph"/>
              <w:tabs>
                <w:tab w:val="left" w:pos="0"/>
              </w:tabs>
              <w:spacing w:after="120"/>
              <w:ind w:firstLine="426"/>
              <w:jc w:val="both"/>
              <w:rPr>
                <w:lang w:val="ru-RU"/>
              </w:rPr>
            </w:pPr>
            <w:r w:rsidRPr="00A7730B">
              <w:rPr>
                <w:lang w:val="ru-RU"/>
              </w:rPr>
              <w:t>Лекарственная форма: капсулы для приема внутрь</w:t>
            </w:r>
            <w:del w:id="412" w:author="Vostokova_NV" w:date="2019-11-11T01:11:00Z">
              <w:r w:rsidRPr="00A7730B" w:rsidDel="004F3C8C">
                <w:rPr>
                  <w:lang w:val="ru-RU"/>
                </w:rPr>
                <w:delText xml:space="preserve"> 20 мг или 0 мг </w:delText>
              </w:r>
            </w:del>
          </w:p>
          <w:p w14:paraId="5069152F" w14:textId="24312DE3" w:rsidR="00281C16" w:rsidRPr="00A7730B" w:rsidRDefault="00281C16" w:rsidP="00B4269B">
            <w:pPr>
              <w:pStyle w:val="Paragraph"/>
              <w:tabs>
                <w:tab w:val="left" w:pos="0"/>
              </w:tabs>
              <w:spacing w:after="120"/>
              <w:ind w:firstLine="426"/>
              <w:jc w:val="both"/>
              <w:rPr>
                <w:lang w:val="ru-RU"/>
              </w:rPr>
            </w:pPr>
            <w:r w:rsidRPr="00A7730B">
              <w:rPr>
                <w:lang w:val="ru-RU"/>
              </w:rPr>
              <w:t xml:space="preserve">Способ применения: перорально по 1 капсуле </w:t>
            </w:r>
            <w:ins w:id="413" w:author="Elena A. Merkulova" w:date="2019-11-09T00:40:00Z">
              <w:r w:rsidR="00B4739C" w:rsidRPr="00A7730B">
                <w:rPr>
                  <w:lang w:val="ru-RU"/>
                </w:rPr>
                <w:t xml:space="preserve">один раз или </w:t>
              </w:r>
            </w:ins>
            <w:r w:rsidR="00DC3F5A" w:rsidRPr="00A7730B">
              <w:rPr>
                <w:lang w:val="ru-RU"/>
              </w:rPr>
              <w:t xml:space="preserve">два </w:t>
            </w:r>
            <w:r w:rsidR="00F3130F" w:rsidRPr="00A7730B">
              <w:rPr>
                <w:lang w:val="ru-RU"/>
              </w:rPr>
              <w:t xml:space="preserve">раза в </w:t>
            </w:r>
            <w:del w:id="414" w:author="Elena A. Merkulova" w:date="2019-11-09T00:35:00Z">
              <w:r w:rsidR="00F3130F" w:rsidRPr="00A7730B" w:rsidDel="00B4739C">
                <w:rPr>
                  <w:lang w:val="ru-RU"/>
                </w:rPr>
                <w:delText>сутки</w:delText>
              </w:r>
            </w:del>
            <w:ins w:id="415" w:author="Elena A. Merkulova" w:date="2019-11-09T00:35:00Z">
              <w:r w:rsidR="00B4739C" w:rsidRPr="00A7730B">
                <w:rPr>
                  <w:lang w:val="ru-RU"/>
                </w:rPr>
                <w:t>день</w:t>
              </w:r>
            </w:ins>
            <w:r w:rsidR="00F3130F" w:rsidRPr="00A7730B">
              <w:rPr>
                <w:lang w:val="ru-RU"/>
              </w:rPr>
              <w:t xml:space="preserve"> (</w:t>
            </w:r>
            <w:r w:rsidR="0040750B" w:rsidRPr="00A7730B">
              <w:rPr>
                <w:lang w:val="ru-RU"/>
              </w:rPr>
              <w:t xml:space="preserve">за 30 минут </w:t>
            </w:r>
            <w:del w:id="416" w:author="Vostokova_NV" w:date="2019-11-11T01:11:00Z">
              <w:r w:rsidR="00F3130F" w:rsidRPr="00A7730B" w:rsidDel="004F3C8C">
                <w:rPr>
                  <w:lang w:val="ru-RU"/>
                </w:rPr>
                <w:delText>перед едой</w:delText>
              </w:r>
            </w:del>
            <w:ins w:id="417" w:author="Vostokova_NV" w:date="2019-11-11T01:11:00Z">
              <w:r w:rsidR="004F3C8C">
                <w:rPr>
                  <w:lang w:val="ru-RU"/>
                </w:rPr>
                <w:t>до еды</w:t>
              </w:r>
            </w:ins>
            <w:r w:rsidR="00F3130F" w:rsidRPr="00A7730B">
              <w:rPr>
                <w:lang w:val="ru-RU"/>
              </w:rPr>
              <w:t>)</w:t>
            </w:r>
          </w:p>
          <w:p w14:paraId="6A5E8516" w14:textId="29913BC5" w:rsidR="00281C16" w:rsidRPr="00A7730B" w:rsidRDefault="00281C16" w:rsidP="00B4269B">
            <w:pPr>
              <w:pStyle w:val="Paragraph"/>
              <w:tabs>
                <w:tab w:val="left" w:pos="0"/>
              </w:tabs>
              <w:spacing w:after="120"/>
              <w:ind w:firstLine="426"/>
              <w:jc w:val="both"/>
              <w:rPr>
                <w:lang w:val="ru-RU"/>
              </w:rPr>
            </w:pPr>
            <w:r w:rsidRPr="00A7730B">
              <w:rPr>
                <w:lang w:val="ru-RU"/>
              </w:rPr>
              <w:t>Суточная доза: 40 мг</w:t>
            </w:r>
            <w:ins w:id="418" w:author="Dmitriy S. Gorchakov" w:date="2019-11-08T16:44:00Z">
              <w:r w:rsidR="004C1E73" w:rsidRPr="00A7730B">
                <w:rPr>
                  <w:lang w:val="ru-RU"/>
                </w:rPr>
                <w:t>, 20 мг</w:t>
              </w:r>
            </w:ins>
            <w:r w:rsidRPr="00A7730B">
              <w:rPr>
                <w:lang w:val="ru-RU"/>
              </w:rPr>
              <w:t xml:space="preserve"> или 0 мг.</w:t>
            </w:r>
          </w:p>
          <w:p w14:paraId="4724951A" w14:textId="77777777" w:rsidR="00281C16" w:rsidRPr="00A7730B" w:rsidRDefault="00281C16" w:rsidP="00B4269B">
            <w:pPr>
              <w:pStyle w:val="Paragraph"/>
              <w:tabs>
                <w:tab w:val="left" w:pos="0"/>
              </w:tabs>
              <w:spacing w:after="120"/>
              <w:ind w:firstLine="426"/>
              <w:jc w:val="both"/>
              <w:rPr>
                <w:lang w:val="ru-RU"/>
              </w:rPr>
            </w:pPr>
            <w:r w:rsidRPr="00A7730B">
              <w:rPr>
                <w:lang w:val="ru-RU"/>
              </w:rPr>
              <w:t xml:space="preserve">Упаковка: Пластиковые флаконы по </w:t>
            </w:r>
            <w:r w:rsidR="00CE2C1C" w:rsidRPr="00A7730B">
              <w:rPr>
                <w:lang w:val="ru-RU"/>
              </w:rPr>
              <w:t>3</w:t>
            </w:r>
            <w:r w:rsidRPr="00A7730B">
              <w:rPr>
                <w:lang w:val="ru-RU"/>
              </w:rPr>
              <w:t>0 капсул.</w:t>
            </w:r>
          </w:p>
          <w:p w14:paraId="6178E6CD" w14:textId="77777777" w:rsidR="00281C16" w:rsidRPr="00A7730B" w:rsidRDefault="00281C16" w:rsidP="00B4269B">
            <w:pPr>
              <w:pStyle w:val="Paragraph"/>
              <w:tabs>
                <w:tab w:val="left" w:pos="-6663"/>
              </w:tabs>
              <w:spacing w:after="120"/>
              <w:ind w:firstLine="426"/>
              <w:jc w:val="both"/>
              <w:rPr>
                <w:lang w:val="ru-RU"/>
              </w:rPr>
            </w:pPr>
            <w:r w:rsidRPr="00A7730B">
              <w:rPr>
                <w:lang w:val="ru-RU"/>
              </w:rPr>
              <w:t>Условия хранения: в сухом месте при температуре не выше +25</w:t>
            </w:r>
            <w:proofErr w:type="gramStart"/>
            <w:r w:rsidRPr="00A7730B">
              <w:rPr>
                <w:lang w:val="ru-RU"/>
              </w:rPr>
              <w:t>°С</w:t>
            </w:r>
            <w:proofErr w:type="gramEnd"/>
          </w:p>
          <w:p w14:paraId="763B36F0" w14:textId="77777777" w:rsidR="00281C16" w:rsidRPr="00A7730B" w:rsidRDefault="00281C16" w:rsidP="00B4269B">
            <w:pPr>
              <w:pStyle w:val="Paragraph"/>
              <w:tabs>
                <w:tab w:val="left" w:pos="-6663"/>
              </w:tabs>
              <w:spacing w:after="120"/>
              <w:ind w:firstLine="426"/>
              <w:jc w:val="both"/>
              <w:rPr>
                <w:lang w:val="ru-RU"/>
              </w:rPr>
            </w:pPr>
            <w:r w:rsidRPr="00A7730B">
              <w:rPr>
                <w:lang w:val="ru-RU"/>
              </w:rPr>
              <w:t>Производитель: АО «ИИХР», Россия (по заказ</w:t>
            </w:r>
            <w:proofErr w:type="gramStart"/>
            <w:r w:rsidRPr="00A7730B">
              <w:rPr>
                <w:lang w:val="ru-RU"/>
              </w:rPr>
              <w:t>у ООО</w:t>
            </w:r>
            <w:proofErr w:type="gramEnd"/>
            <w:r w:rsidRPr="00A7730B">
              <w:rPr>
                <w:lang w:val="ru-RU"/>
              </w:rPr>
              <w:t xml:space="preserve"> «НИИ ХимРар», Россия)</w:t>
            </w:r>
          </w:p>
        </w:tc>
      </w:tr>
      <w:tr w:rsidR="00281C16" w:rsidRPr="00A7730B" w14:paraId="6CD68CCF" w14:textId="77777777" w:rsidTr="00826337">
        <w:tc>
          <w:tcPr>
            <w:tcW w:w="9747" w:type="dxa"/>
          </w:tcPr>
          <w:p w14:paraId="13DCE6AB" w14:textId="77777777" w:rsidR="00281C16" w:rsidRPr="00A7730B" w:rsidRDefault="00281C16" w:rsidP="00B4269B">
            <w:pPr>
              <w:tabs>
                <w:tab w:val="left" w:pos="426"/>
              </w:tabs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b/>
                <w:lang w:val="ru-RU"/>
              </w:rPr>
              <w:t>Продолжительность исследования:</w:t>
            </w:r>
          </w:p>
          <w:p w14:paraId="1C89FA67" w14:textId="43AEAAAA" w:rsidR="00933786" w:rsidRPr="00A7730B" w:rsidRDefault="00281C16" w:rsidP="00562AB3">
            <w:pPr>
              <w:tabs>
                <w:tab w:val="left" w:pos="426"/>
              </w:tabs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Каждый пациент будет принимать участие в исследовании приблизительно </w:t>
            </w:r>
            <w:r w:rsidR="0088693A" w:rsidRPr="00A7730B">
              <w:rPr>
                <w:rFonts w:eastAsia="Calibri"/>
                <w:lang w:val="ru-RU"/>
              </w:rPr>
              <w:t>1</w:t>
            </w:r>
            <w:ins w:id="419" w:author="Dmitriy S. Gorchakov" w:date="2019-11-08T16:45:00Z">
              <w:r w:rsidR="004C1E73" w:rsidRPr="00A7730B">
                <w:rPr>
                  <w:rFonts w:eastAsia="Calibri"/>
                  <w:lang w:val="ru-RU"/>
                </w:rPr>
                <w:t>1</w:t>
              </w:r>
            </w:ins>
            <w:del w:id="420" w:author="Dmitriy S. Gorchakov" w:date="2019-11-08T16:45:00Z">
              <w:r w:rsidR="0088693A" w:rsidRPr="00A7730B" w:rsidDel="004C1E73">
                <w:rPr>
                  <w:rFonts w:eastAsia="Calibri"/>
                  <w:lang w:val="ru-RU"/>
                </w:rPr>
                <w:delText>3</w:delText>
              </w:r>
            </w:del>
            <w:r w:rsidR="00CE23CC" w:rsidRPr="00A7730B">
              <w:rPr>
                <w:rFonts w:eastAsia="Calibri"/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>недел</w:t>
            </w:r>
            <w:r w:rsidR="00C22295" w:rsidRPr="00A7730B">
              <w:rPr>
                <w:rFonts w:eastAsia="Calibri"/>
                <w:lang w:val="ru-RU"/>
              </w:rPr>
              <w:t>ь</w:t>
            </w:r>
            <w:r w:rsidRPr="00A7730B">
              <w:rPr>
                <w:rFonts w:eastAsia="Calibri"/>
                <w:lang w:val="ru-RU"/>
              </w:rPr>
              <w:t>: скрининг</w:t>
            </w:r>
            <w:r w:rsidR="00933786" w:rsidRPr="00A7730B">
              <w:rPr>
                <w:rFonts w:eastAsia="Calibri"/>
                <w:lang w:val="ru-RU"/>
              </w:rPr>
              <w:t xml:space="preserve"> и вводный период</w:t>
            </w:r>
            <w:r w:rsidR="001A023F" w:rsidRPr="00A7730B">
              <w:rPr>
                <w:rFonts w:eastAsia="Calibri"/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>–</w:t>
            </w:r>
            <w:r w:rsidR="00CE23CC" w:rsidRPr="00A7730B">
              <w:rPr>
                <w:rFonts w:eastAsia="Calibri"/>
                <w:lang w:val="ru-RU"/>
              </w:rPr>
              <w:t xml:space="preserve"> </w:t>
            </w:r>
            <w:r w:rsidR="0088693A" w:rsidRPr="00A7730B">
              <w:rPr>
                <w:rFonts w:eastAsia="Calibri"/>
                <w:lang w:val="ru-RU"/>
              </w:rPr>
              <w:t>1</w:t>
            </w:r>
            <w:r w:rsidR="00CE23CC" w:rsidRPr="00A7730B">
              <w:rPr>
                <w:rFonts w:eastAsia="Calibri"/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>недел</w:t>
            </w:r>
            <w:r w:rsidR="0088693A" w:rsidRPr="00A7730B">
              <w:rPr>
                <w:rFonts w:eastAsia="Calibri"/>
                <w:lang w:val="ru-RU"/>
              </w:rPr>
              <w:t>я</w:t>
            </w:r>
            <w:r w:rsidRPr="00A7730B">
              <w:rPr>
                <w:rFonts w:eastAsia="Calibri"/>
                <w:lang w:val="ru-RU"/>
              </w:rPr>
              <w:t xml:space="preserve">, период исследуемой терапии – </w:t>
            </w:r>
            <w:r w:rsidR="00E235D4" w:rsidRPr="00A7730B">
              <w:rPr>
                <w:rFonts w:eastAsia="Calibri"/>
                <w:lang w:val="ru-RU"/>
              </w:rPr>
              <w:t>8</w:t>
            </w:r>
            <w:r w:rsidRPr="00A7730B">
              <w:rPr>
                <w:rFonts w:eastAsia="Calibri"/>
                <w:lang w:val="ru-RU"/>
              </w:rPr>
              <w:t xml:space="preserve"> недел</w:t>
            </w:r>
            <w:r w:rsidR="00E235D4" w:rsidRPr="00A7730B">
              <w:rPr>
                <w:rFonts w:eastAsia="Calibri"/>
                <w:lang w:val="ru-RU"/>
              </w:rPr>
              <w:t>ь</w:t>
            </w:r>
            <w:r w:rsidRPr="00A7730B">
              <w:rPr>
                <w:rFonts w:eastAsia="Calibri"/>
                <w:lang w:val="ru-RU"/>
              </w:rPr>
              <w:t xml:space="preserve">, период последующего наблюдения – </w:t>
            </w:r>
            <w:r w:rsidR="00FD11BB" w:rsidRPr="00A7730B">
              <w:rPr>
                <w:rFonts w:eastAsia="Calibri"/>
                <w:lang w:val="ru-RU"/>
              </w:rPr>
              <w:t xml:space="preserve">2 </w:t>
            </w:r>
            <w:r w:rsidR="00CE23CC" w:rsidRPr="00A7730B">
              <w:rPr>
                <w:rFonts w:eastAsia="Calibri"/>
                <w:lang w:val="ru-RU"/>
              </w:rPr>
              <w:t>недел</w:t>
            </w:r>
            <w:r w:rsidR="001A023F" w:rsidRPr="00A7730B">
              <w:rPr>
                <w:rFonts w:eastAsia="Calibri"/>
                <w:lang w:val="ru-RU"/>
              </w:rPr>
              <w:t>и</w:t>
            </w:r>
            <w:r w:rsidRPr="00A7730B">
              <w:rPr>
                <w:rFonts w:eastAsia="Calibri"/>
                <w:lang w:val="ru-RU"/>
              </w:rPr>
              <w:t xml:space="preserve">. </w:t>
            </w:r>
          </w:p>
          <w:p w14:paraId="7457F172" w14:textId="77777777" w:rsidR="00281C16" w:rsidRPr="00A7730B" w:rsidRDefault="00281C16" w:rsidP="00562AB3">
            <w:pPr>
              <w:tabs>
                <w:tab w:val="left" w:pos="426"/>
              </w:tabs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Начало набора пациентов в исследование запланировано на </w:t>
            </w:r>
            <w:r w:rsidR="001A023F" w:rsidRPr="00A7730B">
              <w:rPr>
                <w:rFonts w:eastAsia="Calibri"/>
                <w:lang w:val="ru-RU"/>
              </w:rPr>
              <w:t xml:space="preserve">март </w:t>
            </w:r>
            <w:r w:rsidRPr="00A7730B">
              <w:rPr>
                <w:rFonts w:eastAsia="Calibri"/>
                <w:lang w:val="ru-RU"/>
              </w:rPr>
              <w:t>20</w:t>
            </w:r>
            <w:r w:rsidR="001A023F" w:rsidRPr="00A7730B">
              <w:rPr>
                <w:rFonts w:eastAsia="Calibri"/>
                <w:lang w:val="ru-RU"/>
              </w:rPr>
              <w:t>20</w:t>
            </w:r>
            <w:r w:rsidRPr="00A7730B">
              <w:rPr>
                <w:rFonts w:eastAsia="Calibri"/>
                <w:lang w:val="ru-RU"/>
              </w:rPr>
              <w:t xml:space="preserve"> г. Планируется, что все пациенты полностью пройдут все визиты исследования к </w:t>
            </w:r>
            <w:r w:rsidR="00CE23CC" w:rsidRPr="00A7730B">
              <w:rPr>
                <w:rFonts w:eastAsia="Calibri"/>
                <w:lang w:val="ru-RU"/>
              </w:rPr>
              <w:t xml:space="preserve">декабрю </w:t>
            </w:r>
            <w:r w:rsidRPr="00A7730B">
              <w:rPr>
                <w:rFonts w:eastAsia="Calibri"/>
                <w:lang w:val="ru-RU"/>
              </w:rPr>
              <w:t>20</w:t>
            </w:r>
            <w:r w:rsidR="001A023F" w:rsidRPr="00A7730B">
              <w:rPr>
                <w:rFonts w:eastAsia="Calibri"/>
                <w:lang w:val="ru-RU"/>
              </w:rPr>
              <w:t>22</w:t>
            </w:r>
            <w:r w:rsidRPr="00A7730B">
              <w:rPr>
                <w:rFonts w:eastAsia="Calibri"/>
                <w:lang w:val="ru-RU"/>
              </w:rPr>
              <w:t xml:space="preserve"> г. </w:t>
            </w:r>
          </w:p>
        </w:tc>
      </w:tr>
      <w:tr w:rsidR="00281C16" w:rsidRPr="006D4EC9" w14:paraId="3F208B54" w14:textId="77777777" w:rsidTr="00826337">
        <w:tc>
          <w:tcPr>
            <w:tcW w:w="9747" w:type="dxa"/>
          </w:tcPr>
          <w:p w14:paraId="7DE4DEB3" w14:textId="77777777" w:rsidR="0088693A" w:rsidRPr="00A7730B" w:rsidRDefault="0088693A" w:rsidP="0088693A">
            <w:pPr>
              <w:rPr>
                <w:lang w:val="ru-RU"/>
              </w:rPr>
            </w:pPr>
            <w:r w:rsidRPr="00A7730B">
              <w:rPr>
                <w:b/>
                <w:bCs/>
                <w:lang w:val="ru-RU"/>
              </w:rPr>
              <w:t>Оценка эффективности:</w:t>
            </w:r>
          </w:p>
          <w:p w14:paraId="504082D2" w14:textId="77777777" w:rsidR="00281C16" w:rsidRPr="00A7730B" w:rsidRDefault="00281C16" w:rsidP="00B4269B">
            <w:pPr>
              <w:tabs>
                <w:tab w:val="left" w:pos="426"/>
              </w:tabs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b/>
                <w:lang w:val="ru-RU"/>
              </w:rPr>
              <w:t>Первичная конечная точка:</w:t>
            </w:r>
          </w:p>
          <w:p w14:paraId="55E78DA0" w14:textId="77777777" w:rsidR="00CE23CC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общего балла по структурированному интервью шкалы Гамильтона для оценки тревоги (SIGH-A) на Неделе 8 относительно исходного значения</w:t>
            </w:r>
            <w:r w:rsidR="00E843BE" w:rsidRPr="00A7730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F311D13" w14:textId="77777777" w:rsidR="00281C16" w:rsidRPr="00A7730B" w:rsidRDefault="00281C16" w:rsidP="00455F9C">
            <w:pPr>
              <w:keepNext/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Вторичные конечные точки:</w:t>
            </w:r>
          </w:p>
          <w:p w14:paraId="0A35359A" w14:textId="50D8FA55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Частота снижения общего балла по структурированному интервью шкалы Гамильтона для оценки тревоги (SIGH-A) на 50% и более от исходного значения</w:t>
            </w:r>
            <w:ins w:id="421" w:author="Vostokova_NV" w:date="2019-11-11T01:14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на Неделе 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656044D" w14:textId="3684DC53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</w:t>
            </w:r>
            <w:ins w:id="422" w:author="Vostokova_NV" w:date="2019-11-11T01:12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общего балла и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 xml:space="preserve"> суммы баллов по </w:t>
            </w:r>
            <w:proofErr w:type="spellStart"/>
            <w:r w:rsidRPr="00A7730B">
              <w:rPr>
                <w:rFonts w:ascii="Times New Roman" w:hAnsi="Times New Roman"/>
                <w:sz w:val="24"/>
                <w:szCs w:val="24"/>
              </w:rPr>
              <w:t>подшкалам</w:t>
            </w:r>
            <w:proofErr w:type="spellEnd"/>
            <w:r w:rsidRPr="00A7730B">
              <w:rPr>
                <w:rFonts w:ascii="Times New Roman" w:hAnsi="Times New Roman"/>
                <w:sz w:val="24"/>
                <w:szCs w:val="24"/>
              </w:rPr>
              <w:t xml:space="preserve"> психической и соматической тревоги структурированного интервью шкалы Гамильтона для оценки тревоги (SIGH-A) относительно исходного значения</w:t>
            </w:r>
            <w:ins w:id="423" w:author="Vostokova_NV" w:date="2019-11-11T01:16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на Неделе 2, Неделе 4 и Неделе 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CEFD006" w14:textId="3D6AC29E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балла по пунктам 1 (Тревожное настроение) и 2 (Напряженность) структурированного интервью шкалы Гамильтона для оценки тревоги (SIGH-A) относительно исходного значения</w:t>
            </w:r>
            <w:ins w:id="424" w:author="Vostokova_NV" w:date="2019-11-11T01:16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Неделе 2, Неделе 4 и Неделе 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70C25AF" w14:textId="0EE776C4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суммы баллов по структурированному интервью шкалы Гамильтона для оценки депрессии (SIGH-D) относительно исходного значения</w:t>
            </w:r>
            <w:ins w:id="425" w:author="Vostokova_NV" w:date="2019-11-11T01:17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Неделе 2, Неделе 4 и Неделе 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80E8A8E" w14:textId="3D0C6EF5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общего клинического впечатления о состоянии (CGI-S) относительно исходного значения</w:t>
            </w:r>
            <w:ins w:id="426" w:author="Vostokova_NV" w:date="2019-11-11T01:17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Неделе 2, Неделе 4 и Неделе 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0E65D94" w14:textId="58789345" w:rsidR="0088693A" w:rsidRPr="00A7730B" w:rsidRDefault="00B60179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del w:id="427" w:author="Vostokova_NV" w:date="2019-11-11T01:17:00Z">
              <w:r w:rsidRPr="00A7730B" w:rsidDel="004F3C8C">
                <w:rPr>
                  <w:rFonts w:ascii="Times New Roman" w:hAnsi="Times New Roman"/>
                  <w:sz w:val="24"/>
                  <w:szCs w:val="24"/>
                </w:rPr>
                <w:delText>И</w:delText>
              </w:r>
              <w:r w:rsidR="0007121B" w:rsidRPr="00A7730B" w:rsidDel="004F3C8C">
                <w:rPr>
                  <w:rFonts w:ascii="Times New Roman" w:hAnsi="Times New Roman"/>
                  <w:sz w:val="24"/>
                  <w:szCs w:val="24"/>
                </w:rPr>
                <w:delText xml:space="preserve">зменение </w:delText>
              </w:r>
              <w:r w:rsidRPr="00A7730B" w:rsidDel="004F3C8C">
                <w:rPr>
                  <w:rFonts w:ascii="Times New Roman" w:hAnsi="Times New Roman"/>
                  <w:sz w:val="24"/>
                  <w:szCs w:val="24"/>
                </w:rPr>
                <w:delText>о</w:delText>
              </w:r>
            </w:del>
            <w:ins w:id="428" w:author="Vostokova_NV" w:date="2019-11-11T01:17:00Z">
              <w:r w:rsidR="004F3C8C">
                <w:rPr>
                  <w:rFonts w:ascii="Times New Roman" w:hAnsi="Times New Roman"/>
                  <w:sz w:val="24"/>
                  <w:szCs w:val="24"/>
                </w:rPr>
                <w:t>О</w:t>
              </w:r>
            </w:ins>
            <w:r w:rsidR="0088693A" w:rsidRPr="00A7730B">
              <w:rPr>
                <w:rFonts w:ascii="Times New Roman" w:hAnsi="Times New Roman"/>
                <w:sz w:val="24"/>
                <w:szCs w:val="24"/>
              </w:rPr>
              <w:t>бще</w:t>
            </w:r>
            <w:ins w:id="429" w:author="Vostokova_NV" w:date="2019-11-11T01:17:00Z">
              <w:r w:rsidR="004F3C8C">
                <w:rPr>
                  <w:rFonts w:ascii="Times New Roman" w:hAnsi="Times New Roman"/>
                  <w:sz w:val="24"/>
                  <w:szCs w:val="24"/>
                </w:rPr>
                <w:t>е</w:t>
              </w:r>
            </w:ins>
            <w:del w:id="430" w:author="Vostokova_NV" w:date="2019-11-11T01:17:00Z">
              <w:r w:rsidRPr="00A7730B" w:rsidDel="004F3C8C">
                <w:rPr>
                  <w:rFonts w:ascii="Times New Roman" w:hAnsi="Times New Roman"/>
                  <w:sz w:val="24"/>
                  <w:szCs w:val="24"/>
                </w:rPr>
                <w:delText>го</w:delText>
              </w:r>
            </w:del>
            <w:r w:rsidR="0088693A" w:rsidRPr="00A773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del w:id="431" w:author="Vostokova_NV" w:date="2019-11-11T01:17:00Z">
              <w:r w:rsidR="0088693A" w:rsidRPr="00A7730B" w:rsidDel="004F3C8C">
                <w:rPr>
                  <w:rFonts w:ascii="Times New Roman" w:hAnsi="Times New Roman"/>
                  <w:sz w:val="24"/>
                  <w:szCs w:val="24"/>
                </w:rPr>
                <w:delText>клиническо</w:delText>
              </w:r>
              <w:r w:rsidRPr="00A7730B" w:rsidDel="004F3C8C">
                <w:rPr>
                  <w:rFonts w:ascii="Times New Roman" w:hAnsi="Times New Roman"/>
                  <w:sz w:val="24"/>
                  <w:szCs w:val="24"/>
                </w:rPr>
                <w:delText>го</w:delText>
              </w:r>
            </w:del>
            <w:ins w:id="432" w:author="Vostokova_NV" w:date="2019-11-11T01:17:00Z">
              <w:r w:rsidR="004F3C8C" w:rsidRPr="00A7730B">
                <w:rPr>
                  <w:rFonts w:ascii="Times New Roman" w:hAnsi="Times New Roman"/>
                  <w:sz w:val="24"/>
                  <w:szCs w:val="24"/>
                </w:rPr>
                <w:t>клиническое</w:t>
              </w:r>
            </w:ins>
            <w:r w:rsidR="0088693A" w:rsidRPr="00A773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del w:id="433" w:author="Vostokova_NV" w:date="2019-11-11T01:17:00Z">
              <w:r w:rsidR="0088693A" w:rsidRPr="00A7730B" w:rsidDel="004F3C8C">
                <w:rPr>
                  <w:rFonts w:ascii="Times New Roman" w:hAnsi="Times New Roman"/>
                  <w:sz w:val="24"/>
                  <w:szCs w:val="24"/>
                </w:rPr>
                <w:delText>впечатлени</w:delText>
              </w:r>
              <w:r w:rsidRPr="00A7730B" w:rsidDel="004F3C8C">
                <w:rPr>
                  <w:rFonts w:ascii="Times New Roman" w:hAnsi="Times New Roman"/>
                  <w:sz w:val="24"/>
                  <w:szCs w:val="24"/>
                </w:rPr>
                <w:delText>я</w:delText>
              </w:r>
            </w:del>
            <w:ins w:id="434" w:author="Vostokova_NV" w:date="2019-11-11T01:17:00Z">
              <w:r w:rsidR="004F3C8C" w:rsidRPr="00A7730B">
                <w:rPr>
                  <w:rFonts w:ascii="Times New Roman" w:hAnsi="Times New Roman"/>
                  <w:sz w:val="24"/>
                  <w:szCs w:val="24"/>
                </w:rPr>
                <w:t>впечатление</w:t>
              </w:r>
            </w:ins>
            <w:r w:rsidR="0088693A" w:rsidRPr="00A7730B">
              <w:rPr>
                <w:rFonts w:ascii="Times New Roman" w:hAnsi="Times New Roman"/>
                <w:sz w:val="24"/>
                <w:szCs w:val="24"/>
              </w:rPr>
              <w:t xml:space="preserve"> о динамике состояния (CGI-I)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del w:id="435" w:author="Vostokova_NV" w:date="2019-11-11T01:18:00Z">
              <w:r w:rsidRPr="00A7730B" w:rsidDel="004F3C8C">
                <w:rPr>
                  <w:rFonts w:ascii="Times New Roman" w:hAnsi="Times New Roman"/>
                  <w:sz w:val="24"/>
                  <w:szCs w:val="24"/>
                </w:rPr>
                <w:delText>относительно исходного значения</w:delText>
              </w:r>
            </w:del>
            <w:ins w:id="436" w:author="Vostokova_NV" w:date="2019-11-11T01:18:00Z">
              <w:r w:rsidR="004F3C8C">
                <w:rPr>
                  <w:rFonts w:ascii="Times New Roman" w:hAnsi="Times New Roman"/>
                  <w:sz w:val="24"/>
                  <w:szCs w:val="24"/>
                </w:rPr>
                <w:t>на</w:t>
              </w:r>
            </w:ins>
            <w:ins w:id="437" w:author="Vostokova_NV" w:date="2019-11-11T01:17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Неделе 2, Неделе</w:t>
              </w:r>
            </w:ins>
            <w:ins w:id="438" w:author="Vostokova_NV" w:date="2019-11-11T01:18:00Z">
              <w:r w:rsidR="004F3C8C">
                <w:rPr>
                  <w:rFonts w:ascii="Times New Roman" w:hAnsi="Times New Roman"/>
                  <w:sz w:val="24"/>
                  <w:szCs w:val="24"/>
                </w:rPr>
                <w:t> </w:t>
              </w:r>
            </w:ins>
            <w:ins w:id="439" w:author="Vostokova_NV" w:date="2019-11-11T01:17:00Z">
              <w:r w:rsidR="004F3C8C">
                <w:rPr>
                  <w:rFonts w:ascii="Times New Roman" w:hAnsi="Times New Roman"/>
                  <w:sz w:val="24"/>
                  <w:szCs w:val="24"/>
                </w:rPr>
                <w:t>4 и Неделе 8</w:t>
              </w:r>
            </w:ins>
            <w:r w:rsidR="0088693A"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0A0B122" w14:textId="1BFB44E3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дневной сонливости по визуально-аналоговой шкале (</w:t>
            </w:r>
            <w:proofErr w:type="gramStart"/>
            <w:r w:rsidRPr="00A7730B">
              <w:rPr>
                <w:rFonts w:ascii="Times New Roman" w:hAnsi="Times New Roman"/>
                <w:sz w:val="24"/>
                <w:szCs w:val="24"/>
              </w:rPr>
              <w:t>ВАШ</w:t>
            </w:r>
            <w:proofErr w:type="gramEnd"/>
            <w:r w:rsidRPr="00A7730B">
              <w:rPr>
                <w:rFonts w:ascii="Times New Roman" w:hAnsi="Times New Roman"/>
                <w:sz w:val="24"/>
                <w:szCs w:val="24"/>
              </w:rPr>
              <w:t>) относительно исходного значения</w:t>
            </w:r>
            <w:ins w:id="440" w:author="Vostokova_NV" w:date="2019-11-11T01:18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на Неделе 2, Неделе 4 и Неделе 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FB8524C" w14:textId="49EF8BB4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lastRenderedPageBreak/>
              <w:t>Изменение общего балла по визуальной аналоговой шкале нетрудоспособности Шихана (SDS) относительно исходного значения</w:t>
            </w:r>
            <w:ins w:id="441" w:author="Vostokova_NV" w:date="2019-11-11T01:18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на Неделе 2, Неделе 4 и Неделе 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D3A0BA5" w14:textId="32F53B8C" w:rsidR="0080358C" w:rsidRPr="00A7730B" w:rsidRDefault="0080358C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показателей выполнения Т</w:t>
            </w:r>
            <w:proofErr w:type="gramStart"/>
            <w:r w:rsidRPr="00A7730B">
              <w:rPr>
                <w:rFonts w:ascii="Times New Roman" w:hAnsi="Times New Roman"/>
                <w:sz w:val="24"/>
                <w:szCs w:val="24"/>
                <w:lang w:val="en-US"/>
              </w:rPr>
              <w:t>MT</w:t>
            </w:r>
            <w:proofErr w:type="gramEnd"/>
            <w:r w:rsidRPr="00A7730B">
              <w:rPr>
                <w:rFonts w:ascii="Times New Roman" w:hAnsi="Times New Roman"/>
                <w:sz w:val="24"/>
                <w:szCs w:val="24"/>
              </w:rPr>
              <w:t>-теста относительно исходного значения</w:t>
            </w:r>
            <w:ins w:id="442" w:author="Vostokova_NV" w:date="2019-11-11T01:18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на </w:t>
              </w:r>
              <w:r w:rsidR="004F3C8C" w:rsidRPr="004F3C8C">
                <w:rPr>
                  <w:rFonts w:ascii="Times New Roman" w:hAnsi="Times New Roman"/>
                  <w:sz w:val="24"/>
                  <w:szCs w:val="24"/>
                  <w:highlight w:val="yellow"/>
                </w:rPr>
                <w:t>Неделе 2,</w:t>
              </w:r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Неделе 4 и Неделе 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6DD9134" w14:textId="1A174506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Изменение общего балла по Опроснику удовлетворенности качеством жизни (</w:t>
            </w:r>
            <w:r w:rsidR="000141C6" w:rsidRPr="00A7730B">
              <w:rPr>
                <w:rFonts w:ascii="Times New Roman" w:hAnsi="Times New Roman"/>
                <w:sz w:val="24"/>
                <w:szCs w:val="24"/>
              </w:rPr>
              <w:t>Q-LES-Q-SF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) относительно исходного значения</w:t>
            </w:r>
            <w:ins w:id="443" w:author="Vostokova_NV" w:date="2019-11-11T01:18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на </w:t>
              </w:r>
              <w:r w:rsidR="004F3C8C" w:rsidRPr="004F3C8C">
                <w:rPr>
                  <w:rFonts w:ascii="Times New Roman" w:hAnsi="Times New Roman"/>
                  <w:sz w:val="24"/>
                  <w:szCs w:val="24"/>
                  <w:highlight w:val="yellow"/>
                </w:rPr>
                <w:t xml:space="preserve">Неделе 2, </w:t>
              </w:r>
              <w:r w:rsidR="004F3C8C" w:rsidRPr="009F162E">
                <w:rPr>
                  <w:rFonts w:ascii="Times New Roman" w:hAnsi="Times New Roman"/>
                  <w:sz w:val="24"/>
                  <w:szCs w:val="24"/>
                </w:rPr>
                <w:t>Неделе 4 и</w:t>
              </w:r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 Неделе 8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D18770C" w14:textId="40B5C506" w:rsidR="0088693A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ins w:id="444" w:author="Vostokova_NV" w:date="2019-11-11T01:21:00Z"/>
                <w:rFonts w:ascii="Times New Roman" w:hAnsi="Times New Roman"/>
                <w:sz w:val="24"/>
                <w:szCs w:val="24"/>
              </w:rPr>
            </w:pPr>
            <w:del w:id="445" w:author="Vostokova_NV" w:date="2019-11-11T01:19:00Z">
              <w:r w:rsidRPr="00A7730B" w:rsidDel="004F3C8C">
                <w:rPr>
                  <w:rFonts w:ascii="Times New Roman" w:hAnsi="Times New Roman"/>
                  <w:sz w:val="24"/>
                  <w:szCs w:val="24"/>
                </w:rPr>
                <w:delText>Оценка продолжительности эффекта и симптомов отмены препарата по изменению показателей психометрических шкал</w:delText>
              </w:r>
              <w:r w:rsidR="00F360A5" w:rsidRPr="00A7730B" w:rsidDel="004F3C8C">
                <w:rPr>
                  <w:rFonts w:ascii="Times New Roman" w:hAnsi="Times New Roman"/>
                  <w:sz w:val="24"/>
                  <w:szCs w:val="24"/>
                </w:rPr>
                <w:delText xml:space="preserve"> </w:delText>
              </w:r>
            </w:del>
            <w:ins w:id="446" w:author="Vostokova_NV" w:date="2019-11-11T01:19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Изменение по шкалам </w:t>
              </w:r>
            </w:ins>
            <w:del w:id="447" w:author="Vostokova_NV" w:date="2019-11-11T01:19:00Z">
              <w:r w:rsidR="00993285" w:rsidRPr="00A7730B" w:rsidDel="004F3C8C">
                <w:rPr>
                  <w:rFonts w:ascii="Times New Roman" w:hAnsi="Times New Roman"/>
                  <w:sz w:val="24"/>
                  <w:szCs w:val="24"/>
                </w:rPr>
                <w:delText>(</w:delText>
              </w:r>
            </w:del>
            <w:r w:rsidR="00F360A5" w:rsidRPr="00A7730B">
              <w:rPr>
                <w:rFonts w:ascii="Times New Roman" w:hAnsi="Times New Roman"/>
                <w:sz w:val="24"/>
                <w:szCs w:val="24"/>
                <w:lang w:val="en-US"/>
              </w:rPr>
              <w:t>SIGH</w:t>
            </w:r>
            <w:r w:rsidR="00F360A5" w:rsidRPr="00A7730B">
              <w:rPr>
                <w:rFonts w:ascii="Times New Roman" w:hAnsi="Times New Roman"/>
                <w:sz w:val="24"/>
                <w:szCs w:val="24"/>
              </w:rPr>
              <w:t>-</w:t>
            </w:r>
            <w:r w:rsidR="00F360A5" w:rsidRPr="00A7730B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F360A5" w:rsidRPr="00A7730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F360A5" w:rsidRPr="00A7730B">
              <w:rPr>
                <w:rFonts w:ascii="Times New Roman" w:hAnsi="Times New Roman"/>
                <w:sz w:val="24"/>
                <w:szCs w:val="24"/>
                <w:lang w:val="en-US"/>
              </w:rPr>
              <w:t>SIGH</w:t>
            </w:r>
            <w:r w:rsidR="00F360A5" w:rsidRPr="00A7730B">
              <w:rPr>
                <w:rFonts w:ascii="Times New Roman" w:hAnsi="Times New Roman"/>
                <w:sz w:val="24"/>
                <w:szCs w:val="24"/>
              </w:rPr>
              <w:t>-</w:t>
            </w:r>
            <w:r w:rsidR="00F360A5" w:rsidRPr="00A7730B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="00F360A5" w:rsidRPr="00A7730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ins w:id="448" w:author="Vostokova_NV" w:date="2019-11-11T01:20:00Z">
              <w:r w:rsidR="004C1214" w:rsidRPr="00A7730B">
                <w:rPr>
                  <w:rFonts w:ascii="Times New Roman" w:hAnsi="Times New Roman"/>
                  <w:sz w:val="24"/>
                  <w:szCs w:val="24"/>
                  <w:lang w:val="en-US"/>
                </w:rPr>
                <w:t>CGI</w:t>
              </w:r>
              <w:r w:rsidR="004C1214" w:rsidRPr="00A7730B">
                <w:rPr>
                  <w:rFonts w:ascii="Times New Roman" w:hAnsi="Times New Roman"/>
                  <w:sz w:val="24"/>
                  <w:szCs w:val="24"/>
                </w:rPr>
                <w:t>-</w:t>
              </w:r>
              <w:r w:rsidR="004C1214" w:rsidRPr="00A7730B">
                <w:rPr>
                  <w:rFonts w:ascii="Times New Roman" w:hAnsi="Times New Roman"/>
                  <w:sz w:val="24"/>
                  <w:szCs w:val="24"/>
                  <w:lang w:val="en-US"/>
                </w:rPr>
                <w:t>S</w:t>
              </w:r>
              <w:r w:rsidR="004C1214" w:rsidRPr="00A7730B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 w:rsidR="004C1214">
                <w:rPr>
                  <w:rFonts w:ascii="Times New Roman" w:hAnsi="Times New Roman"/>
                  <w:sz w:val="24"/>
                  <w:szCs w:val="24"/>
                </w:rPr>
                <w:t xml:space="preserve">и </w:t>
              </w:r>
            </w:ins>
            <w:r w:rsidR="00F360A5" w:rsidRPr="00A7730B">
              <w:rPr>
                <w:rFonts w:ascii="Times New Roman" w:hAnsi="Times New Roman"/>
                <w:sz w:val="24"/>
                <w:szCs w:val="24"/>
                <w:lang w:val="en-US"/>
              </w:rPr>
              <w:t>SDS</w:t>
            </w:r>
            <w:ins w:id="449" w:author="Vostokova_NV" w:date="2019-11-11T01:21:00Z">
              <w:r w:rsidR="004C1214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</w:ins>
            <w:del w:id="450" w:author="Vostokova_NV" w:date="2019-11-11T01:20:00Z"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</w:rPr>
                <w:delText>,</w:delText>
              </w:r>
            </w:del>
            <w:del w:id="451" w:author="Vostokova_NV" w:date="2019-11-11T01:22:00Z"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</w:rPr>
                <w:delText xml:space="preserve"> </w:delText>
              </w:r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  <w:lang w:val="en-US"/>
                </w:rPr>
                <w:delText>CGI</w:delText>
              </w:r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</w:rPr>
                <w:delText>-</w:delText>
              </w:r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  <w:lang w:val="en-US"/>
                </w:rPr>
                <w:delText>I</w:delText>
              </w:r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</w:rPr>
                <w:delText xml:space="preserve">, </w:delText>
              </w:r>
            </w:del>
            <w:del w:id="452" w:author="Vostokova_NV" w:date="2019-11-11T01:20:00Z"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  <w:lang w:val="en-US"/>
                </w:rPr>
                <w:delText>CGI</w:delText>
              </w:r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</w:rPr>
                <w:delText>-</w:delText>
              </w:r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  <w:lang w:val="en-US"/>
                </w:rPr>
                <w:delText>S</w:delText>
              </w:r>
            </w:del>
            <w:del w:id="453" w:author="Vostokova_NV" w:date="2019-11-11T01:19:00Z">
              <w:r w:rsidR="00F360A5" w:rsidRPr="00A7730B" w:rsidDel="004F3C8C">
                <w:rPr>
                  <w:rFonts w:ascii="Times New Roman" w:hAnsi="Times New Roman"/>
                  <w:sz w:val="24"/>
                  <w:szCs w:val="24"/>
                </w:rPr>
                <w:delText>)</w:delText>
              </w:r>
            </w:del>
            <w:del w:id="454" w:author="Vostokova_NV" w:date="2019-11-11T01:20:00Z">
              <w:r w:rsidR="00F360A5" w:rsidRPr="00A7730B" w:rsidDel="004C1214">
                <w:rPr>
                  <w:rFonts w:ascii="Times New Roman" w:hAnsi="Times New Roman"/>
                  <w:sz w:val="24"/>
                  <w:szCs w:val="24"/>
                </w:rPr>
                <w:delText xml:space="preserve"> </w:delText>
              </w:r>
            </w:del>
            <w:r w:rsidRPr="00A7730B">
              <w:rPr>
                <w:rFonts w:ascii="Times New Roman" w:hAnsi="Times New Roman"/>
                <w:sz w:val="24"/>
                <w:szCs w:val="24"/>
              </w:rPr>
              <w:t xml:space="preserve">на Неделе </w:t>
            </w:r>
            <w:del w:id="455" w:author="Elena A. Merkulova" w:date="2019-11-09T01:13:00Z">
              <w:r w:rsidRPr="00A7730B" w:rsidDel="006D4EC9">
                <w:rPr>
                  <w:rFonts w:ascii="Times New Roman" w:hAnsi="Times New Roman"/>
                  <w:sz w:val="24"/>
                  <w:szCs w:val="24"/>
                </w:rPr>
                <w:delText xml:space="preserve">12 </w:delText>
              </w:r>
            </w:del>
            <w:ins w:id="456" w:author="Elena A. Merkulova" w:date="2019-11-09T01:13:00Z">
              <w:r w:rsidR="006D4EC9" w:rsidRPr="00A7730B">
                <w:rPr>
                  <w:rFonts w:ascii="Times New Roman" w:hAnsi="Times New Roman"/>
                  <w:sz w:val="24"/>
                  <w:szCs w:val="24"/>
                </w:rPr>
                <w:t>1</w:t>
              </w:r>
              <w:r w:rsidR="006D4EC9">
                <w:rPr>
                  <w:rFonts w:ascii="Times New Roman" w:hAnsi="Times New Roman"/>
                  <w:sz w:val="24"/>
                  <w:szCs w:val="24"/>
                </w:rPr>
                <w:t>0</w:t>
              </w:r>
              <w:r w:rsidR="006D4EC9" w:rsidRPr="00A7730B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 xml:space="preserve">относительно </w:t>
            </w:r>
            <w:ins w:id="457" w:author="Vostokova_NV" w:date="2019-11-11T01:20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значений на </w:t>
              </w:r>
            </w:ins>
            <w:r w:rsidRPr="00A7730B">
              <w:rPr>
                <w:rFonts w:ascii="Times New Roman" w:hAnsi="Times New Roman"/>
                <w:sz w:val="24"/>
                <w:szCs w:val="24"/>
              </w:rPr>
              <w:t>Недел</w:t>
            </w:r>
            <w:ins w:id="458" w:author="Vostokova_NV" w:date="2019-11-11T01:22:00Z">
              <w:r w:rsidR="004C1214">
                <w:rPr>
                  <w:rFonts w:ascii="Times New Roman" w:hAnsi="Times New Roman"/>
                  <w:sz w:val="24"/>
                  <w:szCs w:val="24"/>
                </w:rPr>
                <w:t>е</w:t>
              </w:r>
            </w:ins>
            <w:del w:id="459" w:author="Vostokova_NV" w:date="2019-11-11T01:22:00Z">
              <w:r w:rsidRPr="00A7730B" w:rsidDel="004C1214">
                <w:rPr>
                  <w:rFonts w:ascii="Times New Roman" w:hAnsi="Times New Roman"/>
                  <w:sz w:val="24"/>
                  <w:szCs w:val="24"/>
                </w:rPr>
                <w:delText>и</w:delText>
              </w:r>
            </w:del>
            <w:r w:rsidRPr="00A7730B">
              <w:rPr>
                <w:rFonts w:ascii="Times New Roman" w:hAnsi="Times New Roman"/>
                <w:sz w:val="24"/>
                <w:szCs w:val="24"/>
              </w:rPr>
              <w:t xml:space="preserve"> 8 и исходных значений; </w:t>
            </w:r>
          </w:p>
          <w:p w14:paraId="6B71C5AE" w14:textId="4FB809CD" w:rsidR="004C1214" w:rsidRPr="00A7730B" w:rsidRDefault="004C1214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ins w:id="460" w:author="Vostokova_NV" w:date="2019-11-11T01:21:00Z">
              <w:r>
                <w:rPr>
                  <w:rFonts w:ascii="Times New Roman" w:hAnsi="Times New Roman"/>
                  <w:sz w:val="24"/>
                  <w:szCs w:val="24"/>
                </w:rPr>
                <w:t>О</w:t>
              </w:r>
              <w:r w:rsidRPr="00A7730B">
                <w:rPr>
                  <w:rFonts w:ascii="Times New Roman" w:hAnsi="Times New Roman"/>
                  <w:sz w:val="24"/>
                  <w:szCs w:val="24"/>
                </w:rPr>
                <w:t>бще</w:t>
              </w:r>
              <w:r>
                <w:rPr>
                  <w:rFonts w:ascii="Times New Roman" w:hAnsi="Times New Roman"/>
                  <w:sz w:val="24"/>
                  <w:szCs w:val="24"/>
                </w:rPr>
                <w:t>е</w:t>
              </w:r>
              <w:r w:rsidRPr="00A7730B">
                <w:rPr>
                  <w:rFonts w:ascii="Times New Roman" w:hAnsi="Times New Roman"/>
                  <w:sz w:val="24"/>
                  <w:szCs w:val="24"/>
                </w:rPr>
                <w:t xml:space="preserve"> клиническое впечатление о динамике состояния (CGI-I) </w:t>
              </w:r>
              <w:r>
                <w:rPr>
                  <w:rFonts w:ascii="Times New Roman" w:hAnsi="Times New Roman"/>
                  <w:sz w:val="24"/>
                  <w:szCs w:val="24"/>
                </w:rPr>
                <w:t>на Неделе 10</w:t>
              </w:r>
            </w:ins>
            <w:ins w:id="461" w:author="Vostokova_NV" w:date="2019-11-11T01:22:00Z">
              <w:r>
                <w:rPr>
                  <w:rFonts w:ascii="Times New Roman" w:hAnsi="Times New Roman"/>
                  <w:sz w:val="24"/>
                  <w:szCs w:val="24"/>
                </w:rPr>
                <w:t>;</w:t>
              </w:r>
            </w:ins>
          </w:p>
          <w:p w14:paraId="1E9BC447" w14:textId="36C44774" w:rsidR="00993285" w:rsidRPr="00A7730B" w:rsidRDefault="0053268D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Общ</w:t>
            </w:r>
            <w:ins w:id="462" w:author="Vostokova_NV" w:date="2019-11-11T01:16:00Z">
              <w:r w:rsidR="004F3C8C">
                <w:rPr>
                  <w:rFonts w:ascii="Times New Roman" w:hAnsi="Times New Roman"/>
                  <w:sz w:val="24"/>
                  <w:szCs w:val="24"/>
                </w:rPr>
                <w:t xml:space="preserve">ий </w:t>
              </w:r>
            </w:ins>
            <w:del w:id="463" w:author="Vostokova_NV" w:date="2019-11-11T01:16:00Z">
              <w:r w:rsidRPr="00A7730B" w:rsidDel="004F3C8C">
                <w:rPr>
                  <w:rFonts w:ascii="Times New Roman" w:hAnsi="Times New Roman"/>
                  <w:sz w:val="24"/>
                  <w:szCs w:val="24"/>
                </w:rPr>
                <w:delText>ее</w:delText>
              </w:r>
              <w:r w:rsidR="00993285" w:rsidRPr="00A7730B" w:rsidDel="004F3C8C">
                <w:rPr>
                  <w:rFonts w:ascii="Times New Roman" w:hAnsi="Times New Roman"/>
                  <w:sz w:val="24"/>
                  <w:szCs w:val="24"/>
                </w:rPr>
                <w:delText xml:space="preserve"> количество </w:delText>
              </w:r>
            </w:del>
            <w:r w:rsidR="00993285" w:rsidRPr="00A7730B">
              <w:rPr>
                <w:rFonts w:ascii="Times New Roman" w:hAnsi="Times New Roman"/>
                <w:sz w:val="24"/>
                <w:szCs w:val="24"/>
              </w:rPr>
              <w:t>балл</w:t>
            </w:r>
            <w:del w:id="464" w:author="Vostokova_NV" w:date="2019-11-11T01:16:00Z">
              <w:r w:rsidR="00993285" w:rsidRPr="00A7730B" w:rsidDel="004F3C8C">
                <w:rPr>
                  <w:rFonts w:ascii="Times New Roman" w:hAnsi="Times New Roman"/>
                  <w:sz w:val="24"/>
                  <w:szCs w:val="24"/>
                </w:rPr>
                <w:delText>ов</w:delText>
              </w:r>
            </w:del>
            <w:r w:rsidR="00993285" w:rsidRPr="00A7730B">
              <w:rPr>
                <w:rFonts w:ascii="Times New Roman" w:hAnsi="Times New Roman"/>
                <w:sz w:val="24"/>
                <w:szCs w:val="24"/>
              </w:rPr>
              <w:t xml:space="preserve"> по </w:t>
            </w:r>
            <w:del w:id="465" w:author="Vostokova_NV" w:date="2019-11-11T01:16:00Z">
              <w:r w:rsidR="00993285" w:rsidRPr="00A7730B" w:rsidDel="004F3C8C">
                <w:rPr>
                  <w:rFonts w:ascii="Times New Roman" w:hAnsi="Times New Roman"/>
                  <w:sz w:val="24"/>
                  <w:szCs w:val="24"/>
                </w:rPr>
                <w:delText xml:space="preserve">опроснику </w:delText>
              </w:r>
            </w:del>
            <w:ins w:id="466" w:author="Vostokova_NV" w:date="2019-11-11T01:16:00Z">
              <w:r w:rsidR="004F3C8C" w:rsidRPr="00A7730B">
                <w:rPr>
                  <w:rFonts w:ascii="Times New Roman" w:hAnsi="Times New Roman"/>
                  <w:sz w:val="24"/>
                  <w:szCs w:val="24"/>
                </w:rPr>
                <w:t>Опросник</w:t>
              </w:r>
            </w:ins>
            <w:ins w:id="467" w:author="Vostokova_NV" w:date="2019-11-11T01:21:00Z">
              <w:r w:rsidR="004C1214">
                <w:rPr>
                  <w:rFonts w:ascii="Times New Roman" w:hAnsi="Times New Roman"/>
                  <w:sz w:val="24"/>
                  <w:szCs w:val="24"/>
                </w:rPr>
                <w:t>у</w:t>
              </w:r>
            </w:ins>
            <w:ins w:id="468" w:author="Vostokova_NV" w:date="2019-11-11T01:16:00Z">
              <w:r w:rsidR="004F3C8C" w:rsidRPr="00A7730B">
                <w:rPr>
                  <w:rFonts w:ascii="Times New Roman" w:hAnsi="Times New Roman"/>
                  <w:sz w:val="24"/>
                  <w:szCs w:val="24"/>
                </w:rPr>
                <w:t xml:space="preserve"> проявлений синдрома отмены </w:t>
              </w:r>
              <w:proofErr w:type="spellStart"/>
              <w:r w:rsidR="004F3C8C" w:rsidRPr="00A7730B">
                <w:rPr>
                  <w:rFonts w:ascii="Times New Roman" w:hAnsi="Times New Roman"/>
                  <w:sz w:val="24"/>
                  <w:szCs w:val="24"/>
                </w:rPr>
                <w:t>бензодиазепинов</w:t>
              </w:r>
              <w:proofErr w:type="spellEnd"/>
              <w:r w:rsidR="004F3C8C" w:rsidRPr="00A7730B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 w:rsidR="004F3C8C">
                <w:rPr>
                  <w:rFonts w:ascii="Times New Roman" w:hAnsi="Times New Roman"/>
                  <w:sz w:val="24"/>
                  <w:szCs w:val="24"/>
                </w:rPr>
                <w:t>(</w:t>
              </w:r>
            </w:ins>
            <w:r w:rsidR="00993285" w:rsidRPr="00A7730B">
              <w:rPr>
                <w:rFonts w:ascii="Times New Roman" w:hAnsi="Times New Roman"/>
                <w:sz w:val="24"/>
                <w:szCs w:val="24"/>
                <w:lang w:val="en-US"/>
              </w:rPr>
              <w:t>BWSQ</w:t>
            </w:r>
            <w:del w:id="469" w:author="Vostokova_NV" w:date="2019-11-11T01:16:00Z">
              <w:r w:rsidR="00993285" w:rsidRPr="00A7730B" w:rsidDel="004F3C8C">
                <w:rPr>
                  <w:rFonts w:ascii="Times New Roman" w:hAnsi="Times New Roman"/>
                  <w:sz w:val="24"/>
                  <w:szCs w:val="24"/>
                </w:rPr>
                <w:delText xml:space="preserve"> (Опросник проявлений синдрома отмены бензодиазепинов</w:delText>
              </w:r>
            </w:del>
            <w:r w:rsidR="00993285" w:rsidRPr="00A7730B">
              <w:rPr>
                <w:rFonts w:ascii="Times New Roman" w:hAnsi="Times New Roman"/>
                <w:sz w:val="24"/>
                <w:szCs w:val="24"/>
              </w:rPr>
              <w:t>)  на Неделе 1</w:t>
            </w:r>
            <w:ins w:id="470" w:author="Dmitriy S. Gorchakov" w:date="2019-11-08T16:46:00Z">
              <w:r w:rsidR="004C1E73" w:rsidRPr="00A7730B">
                <w:rPr>
                  <w:rFonts w:ascii="Times New Roman" w:hAnsi="Times New Roman"/>
                  <w:sz w:val="24"/>
                  <w:szCs w:val="24"/>
                </w:rPr>
                <w:t>0</w:t>
              </w:r>
            </w:ins>
            <w:del w:id="471" w:author="Dmitriy S. Gorchakov" w:date="2019-11-08T16:46:00Z">
              <w:r w:rsidR="00993285" w:rsidRPr="00A7730B" w:rsidDel="004C1E73">
                <w:rPr>
                  <w:rFonts w:ascii="Times New Roman" w:hAnsi="Times New Roman"/>
                  <w:sz w:val="24"/>
                  <w:szCs w:val="24"/>
                </w:rPr>
                <w:delText>2</w:delText>
              </w:r>
            </w:del>
            <w:r w:rsidR="00993285" w:rsidRPr="00A7730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8C5A51E" w14:textId="77777777" w:rsidR="0088693A" w:rsidRPr="00A7730B" w:rsidRDefault="0088693A" w:rsidP="0088693A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Концентрация CD-008-0045 и его метаболита М</w:t>
            </w:r>
            <w:proofErr w:type="gramStart"/>
            <w:r w:rsidRPr="00A7730B">
              <w:rPr>
                <w:rFonts w:ascii="Times New Roman" w:hAnsi="Times New Roman"/>
                <w:sz w:val="24"/>
                <w:szCs w:val="24"/>
              </w:rPr>
              <w:t>1</w:t>
            </w:r>
            <w:proofErr w:type="gramEnd"/>
            <w:r w:rsidRPr="00A7730B">
              <w:rPr>
                <w:rFonts w:ascii="Times New Roman" w:hAnsi="Times New Roman"/>
                <w:sz w:val="24"/>
                <w:szCs w:val="24"/>
              </w:rPr>
              <w:t xml:space="preserve"> через 1 час после первого приема исследуемого препарата и перед очередным приемом на визитах (C</w:t>
            </w:r>
            <w:r w:rsidRPr="00A7730B">
              <w:rPr>
                <w:rFonts w:ascii="Times New Roman" w:hAnsi="Times New Roman"/>
                <w:sz w:val="24"/>
                <w:szCs w:val="24"/>
                <w:vertAlign w:val="subscript"/>
              </w:rPr>
              <w:t>trough</w:t>
            </w:r>
            <w:r w:rsidRPr="00A7730B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315C5B1F" w14:textId="77777777" w:rsidR="002B5C01" w:rsidRPr="00A7730B" w:rsidRDefault="0088693A" w:rsidP="00672CDE">
            <w:pPr>
              <w:pStyle w:val="affffe"/>
              <w:numPr>
                <w:ilvl w:val="0"/>
                <w:numId w:val="42"/>
              </w:numPr>
              <w:tabs>
                <w:tab w:val="left" w:pos="851"/>
              </w:tabs>
              <w:spacing w:after="12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A7730B">
              <w:rPr>
                <w:rFonts w:ascii="Times New Roman" w:hAnsi="Times New Roman"/>
                <w:sz w:val="24"/>
                <w:szCs w:val="24"/>
              </w:rPr>
              <w:t>Влияние полиморфизма CYP2D6 на фармакокинетические параметры исследуемого препарата.</w:t>
            </w:r>
          </w:p>
        </w:tc>
      </w:tr>
      <w:tr w:rsidR="0088693A" w:rsidRPr="006D4EC9" w14:paraId="5E3ABA9B" w14:textId="77777777" w:rsidTr="00826337">
        <w:tc>
          <w:tcPr>
            <w:tcW w:w="9747" w:type="dxa"/>
          </w:tcPr>
          <w:p w14:paraId="5E8DF1E7" w14:textId="77777777" w:rsidR="00672CDE" w:rsidRPr="00A7730B" w:rsidRDefault="00672CDE" w:rsidP="00672CDE">
            <w:pPr>
              <w:pStyle w:val="Paragraph"/>
              <w:spacing w:after="120"/>
              <w:ind w:firstLine="397"/>
              <w:jc w:val="both"/>
              <w:rPr>
                <w:b/>
                <w:bCs/>
                <w:lang w:val="ru-RU"/>
              </w:rPr>
            </w:pPr>
            <w:r w:rsidRPr="00A7730B">
              <w:rPr>
                <w:b/>
                <w:bCs/>
                <w:lang w:val="ru-RU"/>
              </w:rPr>
              <w:lastRenderedPageBreak/>
              <w:t xml:space="preserve">Оценка безопасности: </w:t>
            </w:r>
          </w:p>
          <w:p w14:paraId="06860356" w14:textId="77777777" w:rsidR="0088693A" w:rsidRPr="00A7730B" w:rsidRDefault="00672CDE" w:rsidP="00672CDE">
            <w:pPr>
              <w:rPr>
                <w:lang w:val="ru-RU"/>
              </w:rPr>
            </w:pPr>
            <w:r w:rsidRPr="00A7730B">
              <w:rPr>
                <w:lang w:val="ru-RU"/>
              </w:rPr>
              <w:t>Безопасность будет оцениваться в каждой группе лечения на основании частоты и тяжести НЯ и СНЯ, данных физикального обследования, жизненных показателей, ЭКГ и результатов лабораторных исследований.</w:t>
            </w:r>
          </w:p>
        </w:tc>
      </w:tr>
      <w:tr w:rsidR="00672CDE" w:rsidRPr="006D4EC9" w14:paraId="1F3C99EF" w14:textId="77777777" w:rsidTr="001A7616">
        <w:tc>
          <w:tcPr>
            <w:tcW w:w="9747" w:type="dxa"/>
          </w:tcPr>
          <w:p w14:paraId="0E15A746" w14:textId="77777777" w:rsidR="00672CDE" w:rsidRPr="00A7730B" w:rsidRDefault="00672CDE" w:rsidP="00672CDE">
            <w:pPr>
              <w:tabs>
                <w:tab w:val="left" w:pos="426"/>
              </w:tabs>
              <w:rPr>
                <w:b/>
                <w:bCs/>
                <w:lang w:val="ru-RU"/>
              </w:rPr>
            </w:pPr>
            <w:r w:rsidRPr="00A7730B">
              <w:rPr>
                <w:b/>
                <w:bCs/>
                <w:lang w:val="ru-RU"/>
              </w:rPr>
              <w:t>Статистические методы:</w:t>
            </w:r>
          </w:p>
          <w:p w14:paraId="6FBEEF89" w14:textId="77777777" w:rsidR="00672CDE" w:rsidRPr="00A7730B" w:rsidRDefault="00672CDE" w:rsidP="00672CDE">
            <w:pPr>
              <w:rPr>
                <w:lang w:val="ru-RU"/>
              </w:rPr>
            </w:pPr>
            <w:r w:rsidRPr="00A7730B">
              <w:rPr>
                <w:lang w:val="ru-RU"/>
              </w:rPr>
              <w:t xml:space="preserve">Анализ результатов исследования будет проведен в соответствии с Планом статистического анализа, который будет разработан и утвержден до закрытия базы данных. </w:t>
            </w:r>
          </w:p>
          <w:p w14:paraId="0AF84313" w14:textId="77777777" w:rsidR="00672CDE" w:rsidRPr="00A7730B" w:rsidRDefault="00672CDE" w:rsidP="00672CDE">
            <w:pPr>
              <w:rPr>
                <w:lang w:val="ru-RU"/>
              </w:rPr>
            </w:pPr>
            <w:r w:rsidRPr="00A7730B">
              <w:rPr>
                <w:lang w:val="ru-RU"/>
              </w:rPr>
              <w:t xml:space="preserve">Популяция безопасности состоит из всех рандомизированных пациентов, получивших хотя бы одну дозу исследуемого препарата. </w:t>
            </w:r>
          </w:p>
          <w:p w14:paraId="7131DD62" w14:textId="77777777" w:rsidR="00672CDE" w:rsidRPr="00A7730B" w:rsidRDefault="00672CDE" w:rsidP="00672CDE">
            <w:pPr>
              <w:rPr>
                <w:lang w:val="ru-RU"/>
              </w:rPr>
            </w:pPr>
            <w:r w:rsidRPr="00A7730B">
              <w:rPr>
                <w:lang w:val="ru-RU"/>
              </w:rPr>
              <w:t>Полная популяция для анализа (</w:t>
            </w:r>
            <w:r w:rsidRPr="00A7730B">
              <w:t>Full</w:t>
            </w:r>
            <w:r w:rsidRPr="00A7730B">
              <w:rPr>
                <w:lang w:val="ru-RU"/>
              </w:rPr>
              <w:t xml:space="preserve"> </w:t>
            </w:r>
            <w:r w:rsidRPr="00A7730B">
              <w:t>Analysis</w:t>
            </w:r>
            <w:r w:rsidRPr="00A7730B">
              <w:rPr>
                <w:lang w:val="ru-RU"/>
              </w:rPr>
              <w:t xml:space="preserve"> </w:t>
            </w:r>
            <w:r w:rsidRPr="00A7730B">
              <w:t>Set</w:t>
            </w:r>
            <w:r w:rsidRPr="00A7730B">
              <w:rPr>
                <w:lang w:val="ru-RU"/>
              </w:rPr>
              <w:t xml:space="preserve">, </w:t>
            </w:r>
            <w:r w:rsidRPr="00A7730B">
              <w:t>FAS</w:t>
            </w:r>
            <w:r w:rsidRPr="00A7730B">
              <w:rPr>
                <w:lang w:val="ru-RU"/>
              </w:rPr>
              <w:t>) состоит из всех рандомизированных пациентов, получивших хотя бы одну дозу исследуемого препарата и имеющих, по меньшей мере, одну оценку эффективности после исходной.</w:t>
            </w:r>
          </w:p>
          <w:p w14:paraId="2106DC42" w14:textId="77777777" w:rsidR="00672CDE" w:rsidRPr="00A7730B" w:rsidRDefault="00672CDE" w:rsidP="00672CDE">
            <w:pPr>
              <w:rPr>
                <w:b/>
                <w:lang w:val="ru-RU"/>
              </w:rPr>
            </w:pPr>
            <w:r w:rsidRPr="00A7730B">
              <w:rPr>
                <w:lang w:val="ru-RU"/>
              </w:rPr>
              <w:t>Популяция по протоколу (</w:t>
            </w:r>
            <w:r w:rsidRPr="00A7730B">
              <w:t>Per</w:t>
            </w:r>
            <w:r w:rsidRPr="00A7730B">
              <w:rPr>
                <w:lang w:val="ru-RU"/>
              </w:rPr>
              <w:t xml:space="preserve"> </w:t>
            </w:r>
            <w:r w:rsidRPr="00A7730B">
              <w:t>Protocol</w:t>
            </w:r>
            <w:r w:rsidRPr="00A7730B">
              <w:rPr>
                <w:lang w:val="ru-RU"/>
              </w:rPr>
              <w:t xml:space="preserve"> </w:t>
            </w:r>
            <w:r w:rsidRPr="00A7730B">
              <w:t>Set</w:t>
            </w:r>
            <w:r w:rsidRPr="00A7730B">
              <w:rPr>
                <w:lang w:val="ru-RU"/>
              </w:rPr>
              <w:t xml:space="preserve">, </w:t>
            </w:r>
            <w:r w:rsidRPr="00A7730B">
              <w:t>PPS</w:t>
            </w:r>
            <w:r w:rsidRPr="00A7730B">
              <w:rPr>
                <w:lang w:val="ru-RU"/>
              </w:rPr>
              <w:t>) состоит из всех пациентов полной популяции для анализа, которые завершат прием исследуемой терапии в полном объеме без значительных отклонений от протокола.</w:t>
            </w:r>
          </w:p>
        </w:tc>
      </w:tr>
      <w:tr w:rsidR="00281C16" w:rsidRPr="006D4EC9" w14:paraId="4BDFA938" w14:textId="77777777" w:rsidTr="00826337">
        <w:tc>
          <w:tcPr>
            <w:tcW w:w="9747" w:type="dxa"/>
          </w:tcPr>
          <w:p w14:paraId="72EA2403" w14:textId="493F4ED0" w:rsidR="001A7616" w:rsidRPr="00A7730B" w:rsidRDefault="001A76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 xml:space="preserve">Анализ </w:t>
            </w:r>
            <w:r w:rsidR="006B4070" w:rsidRPr="00A7730B">
              <w:rPr>
                <w:b/>
                <w:lang w:val="ru-RU"/>
              </w:rPr>
              <w:t xml:space="preserve">первичной конечной точки </w:t>
            </w:r>
            <w:r w:rsidRPr="00A7730B">
              <w:rPr>
                <w:b/>
                <w:lang w:val="ru-RU"/>
              </w:rPr>
              <w:t>эффективности:</w:t>
            </w:r>
          </w:p>
          <w:p w14:paraId="5B683ED5" w14:textId="77777777" w:rsidR="00B4739C" w:rsidRPr="00A7730B" w:rsidRDefault="00672CDE" w:rsidP="00672CDE">
            <w:pPr>
              <w:pStyle w:val="Paragraph"/>
              <w:spacing w:after="120"/>
              <w:ind w:firstLine="397"/>
              <w:jc w:val="both"/>
              <w:rPr>
                <w:ins w:id="472" w:author="Elena A. Merkulova" w:date="2019-11-09T00:42:00Z"/>
                <w:lang w:val="ru-RU"/>
              </w:rPr>
            </w:pPr>
            <w:r w:rsidRPr="00A7730B">
              <w:rPr>
                <w:lang w:val="ru-RU"/>
              </w:rPr>
              <w:t xml:space="preserve">Следуя руководству </w:t>
            </w:r>
            <w:r w:rsidRPr="00A7730B">
              <w:t>ICH</w:t>
            </w:r>
            <w:r w:rsidRPr="00A7730B">
              <w:rPr>
                <w:lang w:val="ru-RU"/>
              </w:rPr>
              <w:t xml:space="preserve"> </w:t>
            </w:r>
            <w:r w:rsidRPr="00A7730B">
              <w:t>E</w:t>
            </w:r>
            <w:r w:rsidRPr="00A7730B">
              <w:rPr>
                <w:lang w:val="ru-RU"/>
              </w:rPr>
              <w:t>9, полная популяция для анализа (</w:t>
            </w:r>
            <w:r w:rsidRPr="00A7730B">
              <w:t>FAS</w:t>
            </w:r>
            <w:r w:rsidRPr="00A7730B">
              <w:rPr>
                <w:lang w:val="ru-RU"/>
              </w:rPr>
              <w:t xml:space="preserve">) будет основной для оценки превосходства препарата </w:t>
            </w:r>
            <w:r w:rsidRPr="00A7730B">
              <w:rPr>
                <w:noProof/>
                <w:lang w:val="ru-RU"/>
              </w:rPr>
              <w:t xml:space="preserve">CD-008-045 </w:t>
            </w:r>
            <w:r w:rsidRPr="00A7730B">
              <w:rPr>
                <w:lang w:val="ru-RU"/>
              </w:rPr>
              <w:t>над Плацебо</w:t>
            </w:r>
            <w:ins w:id="473" w:author="Elena A. Merkulova" w:date="2019-11-09T00:42:00Z">
              <w:r w:rsidR="00B4739C" w:rsidRPr="00A7730B">
                <w:rPr>
                  <w:lang w:val="ru-RU"/>
                </w:rPr>
                <w:t>.</w:t>
              </w:r>
            </w:ins>
          </w:p>
          <w:p w14:paraId="1B747E27" w14:textId="1CBF6ECF" w:rsidR="00672CDE" w:rsidRPr="00A7730B" w:rsidRDefault="00D75512" w:rsidP="00672CDE">
            <w:pPr>
              <w:pStyle w:val="Paragraph"/>
              <w:spacing w:after="120"/>
              <w:ind w:firstLine="397"/>
              <w:jc w:val="both"/>
              <w:rPr>
                <w:lang w:val="ru-RU"/>
              </w:rPr>
            </w:pPr>
            <w:ins w:id="474" w:author="Dmitriy S. Gorchakov" w:date="2019-11-08T18:01:00Z">
              <w:del w:id="475" w:author="Elena A. Merkulova" w:date="2019-11-09T00:42:00Z">
                <w:r w:rsidRPr="00A7730B" w:rsidDel="00B4739C">
                  <w:rPr>
                    <w:lang w:val="ru-RU"/>
                  </w:rPr>
                  <w:delText>.</w:delText>
                </w:r>
              </w:del>
            </w:ins>
            <w:ins w:id="476" w:author="Dmitriy S. Gorchakov" w:date="2019-11-08T18:00:00Z">
              <w:del w:id="477" w:author="Elena A. Merkulova" w:date="2019-11-08T19:18:00Z">
                <w:r w:rsidRPr="00A7730B" w:rsidDel="007C29D2">
                  <w:rPr>
                    <w:lang w:val="ru-RU"/>
                  </w:rPr>
                  <w:delText xml:space="preserve"> </w:delText>
                </w:r>
              </w:del>
            </w:ins>
            <w:ins w:id="478" w:author="Dmitriy S. Gorchakov" w:date="2019-11-08T18:01:00Z">
              <w:del w:id="479" w:author="Elena A. Merkulova" w:date="2019-11-08T19:18:00Z">
                <w:r w:rsidRPr="00A7730B" w:rsidDel="007C29D2">
                  <w:rPr>
                    <w:lang w:val="ru-RU"/>
                  </w:rPr>
                  <w:delText>И</w:delText>
                </w:r>
              </w:del>
            </w:ins>
            <w:ins w:id="480" w:author="Dmitriy S. Gorchakov" w:date="2019-11-08T18:00:00Z">
              <w:del w:id="481" w:author="Elena A. Merkulova" w:date="2019-11-08T19:18:00Z">
                <w:r w:rsidRPr="00A7730B" w:rsidDel="007C29D2">
                  <w:rPr>
                    <w:lang w:val="ru-RU"/>
                  </w:rPr>
                  <w:delText>зменение балла будет расчитываться отдельн</w:delText>
                </w:r>
              </w:del>
            </w:ins>
            <w:ins w:id="482" w:author="Dmitriy S. Gorchakov" w:date="2019-11-08T18:01:00Z">
              <w:del w:id="483" w:author="Elena A. Merkulova" w:date="2019-11-08T19:18:00Z">
                <w:r w:rsidRPr="00A7730B" w:rsidDel="007C29D2">
                  <w:rPr>
                    <w:lang w:val="ru-RU"/>
                  </w:rPr>
                  <w:delText>о</w:delText>
                </w:r>
              </w:del>
            </w:ins>
            <w:ins w:id="484" w:author="Dmitriy S. Gorchakov" w:date="2019-11-08T18:00:00Z">
              <w:del w:id="485" w:author="Elena A. Merkulova" w:date="2019-11-08T19:18:00Z">
                <w:r w:rsidRPr="00A7730B" w:rsidDel="007C29D2">
                  <w:rPr>
                    <w:lang w:val="ru-RU"/>
                  </w:rPr>
                  <w:delText xml:space="preserve"> для каждой когорты</w:delText>
                </w:r>
              </w:del>
            </w:ins>
            <w:del w:id="486" w:author="Dmitriy S. Gorchakov" w:date="2019-11-08T18:00:00Z">
              <w:r w:rsidR="00672CDE" w:rsidRPr="00A7730B" w:rsidDel="00D75512">
                <w:rPr>
                  <w:lang w:val="ru-RU"/>
                </w:rPr>
                <w:delText xml:space="preserve">. </w:delText>
              </w:r>
            </w:del>
            <w:r w:rsidR="00672CDE" w:rsidRPr="00A7730B">
              <w:rPr>
                <w:lang w:val="ru-RU"/>
              </w:rPr>
              <w:t>Популяция по протоколу (</w:t>
            </w:r>
            <w:r w:rsidR="00672CDE" w:rsidRPr="00A7730B">
              <w:t>PPS</w:t>
            </w:r>
            <w:r w:rsidR="00672CDE" w:rsidRPr="00A7730B">
              <w:rPr>
                <w:lang w:val="ru-RU"/>
              </w:rPr>
              <w:t xml:space="preserve">) является дополнительной для анализа первичной конечной точки. </w:t>
            </w:r>
          </w:p>
          <w:p w14:paraId="5F1869C5" w14:textId="0CD650DB" w:rsidR="00672CDE" w:rsidRPr="00A7730B" w:rsidRDefault="00672CDE" w:rsidP="00672CDE">
            <w:pPr>
              <w:pStyle w:val="Paragraph"/>
              <w:spacing w:after="120"/>
              <w:ind w:firstLine="397"/>
              <w:jc w:val="both"/>
              <w:rPr>
                <w:lang w:val="ru-RU"/>
              </w:rPr>
            </w:pPr>
            <w:r w:rsidRPr="00A7730B">
              <w:rPr>
                <w:lang w:val="ru-RU"/>
              </w:rPr>
              <w:t>Будет рассчитан уровень значимости (p-</w:t>
            </w:r>
            <w:proofErr w:type="spellStart"/>
            <w:r w:rsidRPr="00A7730B">
              <w:rPr>
                <w:lang w:val="ru-RU"/>
              </w:rPr>
              <w:t>value</w:t>
            </w:r>
            <w:proofErr w:type="spellEnd"/>
            <w:r w:rsidRPr="00A7730B">
              <w:rPr>
                <w:lang w:val="ru-RU"/>
              </w:rPr>
              <w:t xml:space="preserve">) и 95% доверительный интервал (ДИ) для разницы средних значений между </w:t>
            </w:r>
            <w:del w:id="487" w:author="Vostokova_NV" w:date="2019-11-11T01:31:00Z">
              <w:r w:rsidRPr="00A7730B" w:rsidDel="00E43C6E">
                <w:rPr>
                  <w:lang w:val="ru-RU"/>
                </w:rPr>
                <w:delText xml:space="preserve">двумя </w:delText>
              </w:r>
            </w:del>
            <w:r w:rsidRPr="00A7730B">
              <w:rPr>
                <w:lang w:val="ru-RU"/>
              </w:rPr>
              <w:t xml:space="preserve">группами </w:t>
            </w:r>
            <w:del w:id="488" w:author="Vostokova_NV" w:date="2019-11-11T01:35:00Z">
              <w:r w:rsidRPr="00A7730B" w:rsidDel="00E43C6E">
                <w:rPr>
                  <w:lang w:val="ru-RU"/>
                </w:rPr>
                <w:delText xml:space="preserve">терапии </w:delText>
              </w:r>
            </w:del>
            <w:r w:rsidRPr="00A7730B">
              <w:rPr>
                <w:noProof/>
                <w:lang w:val="ru-RU"/>
              </w:rPr>
              <w:t xml:space="preserve">CD-008-045 </w:t>
            </w:r>
            <w:ins w:id="489" w:author="Vostokova_NV" w:date="2019-11-11T01:31:00Z">
              <w:r w:rsidR="00E43C6E">
                <w:rPr>
                  <w:noProof/>
                </w:rPr>
                <w:t xml:space="preserve">20 </w:t>
              </w:r>
              <w:r w:rsidR="00E43C6E">
                <w:rPr>
                  <w:noProof/>
                  <w:lang w:val="ru-RU"/>
                </w:rPr>
                <w:t xml:space="preserve">мг два раза в день </w:t>
              </w:r>
            </w:ins>
            <w:r w:rsidRPr="00A7730B">
              <w:rPr>
                <w:lang w:val="ru-RU"/>
              </w:rPr>
              <w:t xml:space="preserve">и Плацебо для изменения общего балла по структурированному интервью SIGH-A на </w:t>
            </w:r>
            <w:del w:id="490" w:author="Vostokova_NV" w:date="2019-11-11T01:31:00Z">
              <w:r w:rsidRPr="00A7730B" w:rsidDel="00E43C6E">
                <w:rPr>
                  <w:lang w:val="ru-RU"/>
                </w:rPr>
                <w:delText xml:space="preserve">Неделе </w:delText>
              </w:r>
            </w:del>
            <w:ins w:id="491" w:author="Vostokova_NV" w:date="2019-11-11T01:31:00Z">
              <w:r w:rsidR="00E43C6E" w:rsidRPr="00A7730B">
                <w:rPr>
                  <w:lang w:val="ru-RU"/>
                </w:rPr>
                <w:t>Неделе</w:t>
              </w:r>
              <w:r w:rsidR="00E43C6E">
                <w:rPr>
                  <w:lang w:val="ru-RU"/>
                </w:rPr>
                <w:t> </w:t>
              </w:r>
            </w:ins>
            <w:r w:rsidRPr="00A7730B">
              <w:rPr>
                <w:lang w:val="ru-RU"/>
              </w:rPr>
              <w:t>8 относительно исходного значения. Для данного исследования будет использоваться модель ковариационного анализа (</w:t>
            </w:r>
            <w:r w:rsidRPr="00A7730B">
              <w:t>ANCOVA</w:t>
            </w:r>
            <w:r w:rsidRPr="00A7730B">
              <w:rPr>
                <w:lang w:val="ru-RU"/>
              </w:rPr>
              <w:t xml:space="preserve">) с исходным значением по структурированному интервью SIGH-A в качестве </w:t>
            </w:r>
            <w:proofErr w:type="spellStart"/>
            <w:r w:rsidRPr="00A7730B">
              <w:rPr>
                <w:lang w:val="ru-RU"/>
              </w:rPr>
              <w:t>ковариаты</w:t>
            </w:r>
            <w:proofErr w:type="spellEnd"/>
            <w:r w:rsidRPr="00A7730B">
              <w:rPr>
                <w:lang w:val="ru-RU"/>
              </w:rPr>
              <w:t xml:space="preserve"> и исследуемой терапией и центром в качестве </w:t>
            </w:r>
            <w:r w:rsidRPr="00A7730B">
              <w:rPr>
                <w:lang w:val="ru-RU"/>
              </w:rPr>
              <w:lastRenderedPageBreak/>
              <w:t xml:space="preserve">фиксированных факторов. </w:t>
            </w:r>
          </w:p>
          <w:p w14:paraId="21F0298B" w14:textId="77777777" w:rsidR="009F162E" w:rsidRDefault="00672CDE" w:rsidP="009F162E">
            <w:pPr>
              <w:pStyle w:val="Paragraph"/>
              <w:spacing w:after="120"/>
              <w:ind w:firstLine="397"/>
              <w:jc w:val="both"/>
              <w:rPr>
                <w:ins w:id="492" w:author="Vostokova_NV" w:date="2019-11-11T03:02:00Z"/>
              </w:rPr>
            </w:pPr>
            <w:r w:rsidRPr="00A7730B">
              <w:rPr>
                <w:lang w:val="ru-RU"/>
              </w:rPr>
              <w:t xml:space="preserve">Ожидается, что уменьшение общего балла по структурированному интервью SIGH-A будет более выражено в группе препарата </w:t>
            </w:r>
            <w:r w:rsidRPr="00A7730B">
              <w:rPr>
                <w:noProof/>
                <w:lang w:val="ru-RU"/>
              </w:rPr>
              <w:t>CD-008-045</w:t>
            </w:r>
            <w:ins w:id="493" w:author="Dmitriy S. Gorchakov" w:date="2019-11-08T18:02:00Z">
              <w:r w:rsidR="00D75512" w:rsidRPr="00A7730B">
                <w:rPr>
                  <w:noProof/>
                  <w:lang w:val="ru-RU"/>
                </w:rPr>
                <w:t xml:space="preserve"> </w:t>
              </w:r>
            </w:ins>
            <w:ins w:id="494" w:author="Vostokova_NV" w:date="2019-11-11T01:31:00Z">
              <w:r w:rsidR="00E43C6E">
                <w:rPr>
                  <w:noProof/>
                  <w:lang w:val="ru-RU"/>
                </w:rPr>
                <w:t xml:space="preserve">20 мг два раза в день </w:t>
              </w:r>
            </w:ins>
            <w:del w:id="495" w:author="Dmitriy S. Gorchakov" w:date="2019-11-08T18:04:00Z">
              <w:r w:rsidRPr="00A7730B" w:rsidDel="00D75512">
                <w:rPr>
                  <w:noProof/>
                  <w:lang w:val="ru-RU"/>
                </w:rPr>
                <w:delText xml:space="preserve"> </w:delText>
              </w:r>
            </w:del>
            <w:r w:rsidRPr="00A7730B">
              <w:rPr>
                <w:lang w:val="ru-RU"/>
              </w:rPr>
              <w:t>по сравнению с Плацебо</w:t>
            </w:r>
            <w:ins w:id="496" w:author="Dmitriy S. Gorchakov" w:date="2019-11-08T18:04:00Z">
              <w:del w:id="497" w:author="Elena A. Merkulova" w:date="2019-11-08T19:19:00Z">
                <w:r w:rsidR="00D75512" w:rsidRPr="00A7730B" w:rsidDel="007C29D2">
                  <w:rPr>
                    <w:lang w:val="ru-RU"/>
                  </w:rPr>
                  <w:delText xml:space="preserve"> (отдельно для каждой когорты)</w:delText>
                </w:r>
              </w:del>
            </w:ins>
            <w:r w:rsidRPr="00A7730B">
              <w:rPr>
                <w:lang w:val="ru-RU"/>
              </w:rPr>
              <w:t xml:space="preserve">. Нулевая гипотеза заключается в отсутствии различий между препаратом </w:t>
            </w:r>
            <w:r w:rsidRPr="00A7730B">
              <w:rPr>
                <w:noProof/>
                <w:lang w:val="ru-RU"/>
              </w:rPr>
              <w:t xml:space="preserve">CD-008-045 </w:t>
            </w:r>
            <w:r w:rsidRPr="00A7730B">
              <w:rPr>
                <w:lang w:val="ru-RU"/>
              </w:rPr>
              <w:t>и Плацебо (</w:t>
            </w:r>
            <w:r w:rsidRPr="00A7730B">
              <w:t>H</w:t>
            </w:r>
            <w:r w:rsidRPr="00A7730B">
              <w:rPr>
                <w:vertAlign w:val="subscript"/>
                <w:lang w:val="ru-RU"/>
              </w:rPr>
              <w:t>0</w:t>
            </w:r>
            <w:r w:rsidRPr="00A7730B">
              <w:rPr>
                <w:lang w:val="ru-RU"/>
              </w:rPr>
              <w:t xml:space="preserve">: </w:t>
            </w:r>
            <w:r w:rsidRPr="00A7730B">
              <w:t>μ</w:t>
            </w:r>
            <w:r w:rsidRPr="00A7730B">
              <w:rPr>
                <w:vertAlign w:val="subscript"/>
                <w:lang w:val="ru-RU"/>
              </w:rPr>
              <w:t>2</w:t>
            </w:r>
            <w:r w:rsidRPr="00A7730B">
              <w:rPr>
                <w:lang w:val="ru-RU"/>
              </w:rPr>
              <w:t xml:space="preserve"> – </w:t>
            </w:r>
            <w:r w:rsidRPr="00A7730B">
              <w:t>μ</w:t>
            </w:r>
            <w:r w:rsidRPr="00A7730B">
              <w:rPr>
                <w:vertAlign w:val="subscript"/>
                <w:lang w:val="ru-RU"/>
              </w:rPr>
              <w:t>1</w:t>
            </w:r>
            <w:r w:rsidRPr="00A7730B">
              <w:rPr>
                <w:lang w:val="ru-RU"/>
              </w:rPr>
              <w:t xml:space="preserve"> ≥ 0). Альтернативная гипотеза заключается в превосходстве препарата </w:t>
            </w:r>
            <w:r w:rsidRPr="00A7730B">
              <w:rPr>
                <w:noProof/>
                <w:lang w:val="ru-RU"/>
              </w:rPr>
              <w:t xml:space="preserve">CD-008-045 </w:t>
            </w:r>
            <w:r w:rsidRPr="00A7730B">
              <w:rPr>
                <w:lang w:val="ru-RU"/>
              </w:rPr>
              <w:t>над Плацебо (</w:t>
            </w:r>
            <w:r w:rsidRPr="00A7730B">
              <w:t>H</w:t>
            </w:r>
            <w:r w:rsidRPr="00A7730B">
              <w:rPr>
                <w:vertAlign w:val="subscript"/>
                <w:lang w:val="ru-RU"/>
              </w:rPr>
              <w:t>1</w:t>
            </w:r>
            <w:r w:rsidRPr="00A7730B">
              <w:rPr>
                <w:lang w:val="ru-RU"/>
              </w:rPr>
              <w:t xml:space="preserve">: </w:t>
            </w:r>
            <w:r w:rsidRPr="00A7730B">
              <w:t>μ</w:t>
            </w:r>
            <w:r w:rsidRPr="00A7730B">
              <w:rPr>
                <w:vertAlign w:val="subscript"/>
                <w:lang w:val="ru-RU"/>
              </w:rPr>
              <w:t>2</w:t>
            </w:r>
            <w:r w:rsidRPr="00A7730B">
              <w:rPr>
                <w:lang w:val="ru-RU"/>
              </w:rPr>
              <w:t xml:space="preserve"> – </w:t>
            </w:r>
            <w:r w:rsidRPr="00A7730B">
              <w:t>μ</w:t>
            </w:r>
            <w:r w:rsidRPr="00A7730B">
              <w:rPr>
                <w:vertAlign w:val="subscript"/>
                <w:lang w:val="ru-RU"/>
              </w:rPr>
              <w:t>1</w:t>
            </w:r>
            <w:r w:rsidRPr="00A7730B">
              <w:rPr>
                <w:lang w:val="ru-RU"/>
              </w:rPr>
              <w:t xml:space="preserve"> &lt; 0). Нулевая гипотеза будет отклонена с заключением о превосходстве препарата </w:t>
            </w:r>
            <w:r w:rsidRPr="00A7730B">
              <w:rPr>
                <w:noProof/>
                <w:lang w:val="ru-RU"/>
              </w:rPr>
              <w:t>CD-008-045</w:t>
            </w:r>
            <w:ins w:id="498" w:author="Dmitriy S. Gorchakov" w:date="2019-11-08T18:03:00Z">
              <w:r w:rsidR="00D75512" w:rsidRPr="00A7730B">
                <w:rPr>
                  <w:noProof/>
                  <w:lang w:val="ru-RU"/>
                </w:rPr>
                <w:t xml:space="preserve"> </w:t>
              </w:r>
            </w:ins>
            <w:ins w:id="499" w:author="Vostokova_NV" w:date="2019-11-11T01:33:00Z">
              <w:r w:rsidR="00E43C6E">
                <w:rPr>
                  <w:noProof/>
                  <w:lang w:val="ru-RU"/>
                </w:rPr>
                <w:t xml:space="preserve">в дозе 20 мг два раза в день </w:t>
              </w:r>
            </w:ins>
            <w:del w:id="500" w:author="Dmitriy S. Gorchakov" w:date="2019-11-08T18:04:00Z">
              <w:r w:rsidRPr="00A7730B" w:rsidDel="00D75512">
                <w:rPr>
                  <w:noProof/>
                  <w:lang w:val="ru-RU"/>
                </w:rPr>
                <w:delText xml:space="preserve"> </w:delText>
              </w:r>
            </w:del>
            <w:r w:rsidRPr="00A7730B">
              <w:rPr>
                <w:lang w:val="ru-RU"/>
              </w:rPr>
              <w:t>над Плацебо</w:t>
            </w:r>
            <w:ins w:id="501" w:author="Dmitriy S. Gorchakov" w:date="2019-11-08T18:04:00Z">
              <w:r w:rsidR="00D75512" w:rsidRPr="00A7730B">
                <w:rPr>
                  <w:lang w:val="ru-RU"/>
                </w:rPr>
                <w:t xml:space="preserve"> </w:t>
              </w:r>
              <w:del w:id="502" w:author="Elena A. Merkulova" w:date="2019-11-08T19:19:00Z">
                <w:r w:rsidR="00D75512" w:rsidRPr="00A7730B" w:rsidDel="007C29D2">
                  <w:rPr>
                    <w:lang w:val="ru-RU"/>
                  </w:rPr>
                  <w:delText>(отдельно длякаждой когорты)</w:delText>
                </w:r>
              </w:del>
            </w:ins>
            <w:r w:rsidRPr="00A7730B">
              <w:rPr>
                <w:lang w:val="ru-RU"/>
              </w:rPr>
              <w:t xml:space="preserve"> в случае, если результат двустороннего теста составит </w:t>
            </w:r>
            <w:r w:rsidRPr="00A7730B">
              <w:t>p</w:t>
            </w:r>
            <w:r w:rsidRPr="00A7730B">
              <w:rPr>
                <w:lang w:val="ru-RU"/>
              </w:rPr>
              <w:t xml:space="preserve"> &lt; 0,05, что соответствует значению верхней границы 95% ДИ менее 0.</w:t>
            </w:r>
            <w:ins w:id="503" w:author="Dmitriy S. Gorchakov" w:date="2019-11-08T17:54:00Z">
              <w:r w:rsidR="00D75512" w:rsidRPr="00A7730B">
                <w:rPr>
                  <w:lang w:val="ru-RU"/>
                </w:rPr>
                <w:t xml:space="preserve"> </w:t>
              </w:r>
            </w:ins>
            <w:r w:rsidRPr="00A7730B">
              <w:rPr>
                <w:lang w:val="ru-RU"/>
              </w:rPr>
              <w:t xml:space="preserve"> </w:t>
            </w:r>
          </w:p>
          <w:p w14:paraId="469E8EF8" w14:textId="5B56485C" w:rsidR="00E43C6E" w:rsidRPr="00A7730B" w:rsidRDefault="009F162E" w:rsidP="009F162E">
            <w:pPr>
              <w:pStyle w:val="Paragraph"/>
              <w:spacing w:after="120"/>
              <w:ind w:firstLine="397"/>
              <w:jc w:val="both"/>
              <w:rPr>
                <w:lang w:val="ru-RU"/>
              </w:rPr>
            </w:pPr>
            <w:ins w:id="504" w:author="Vostokova_NV" w:date="2019-11-11T03:02:00Z">
              <w:r>
                <w:rPr>
                  <w:lang w:val="ru-RU"/>
                </w:rPr>
                <w:t xml:space="preserve">В случае подтверждения эффективности </w:t>
              </w:r>
            </w:ins>
            <w:ins w:id="505" w:author="Vostokova_NV" w:date="2019-11-11T03:03:00Z">
              <w:r w:rsidRPr="00A7730B">
                <w:rPr>
                  <w:noProof/>
                  <w:lang w:val="ru-RU"/>
                </w:rPr>
                <w:t xml:space="preserve">CD-008-045 </w:t>
              </w:r>
              <w:r>
                <w:rPr>
                  <w:noProof/>
                  <w:lang w:val="ru-RU"/>
                </w:rPr>
                <w:t>в дозе 20 мг два раза в день д</w:t>
              </w:r>
            </w:ins>
            <w:ins w:id="506" w:author="Vostokova_NV" w:date="2019-11-11T01:33:00Z">
              <w:r w:rsidR="00E43C6E">
                <w:rPr>
                  <w:lang w:val="ru-RU"/>
                </w:rPr>
                <w:t xml:space="preserve">ля оценки возможности </w:t>
              </w:r>
            </w:ins>
            <w:ins w:id="507" w:author="Vostokova_NV" w:date="2019-11-11T03:03:00Z">
              <w:r>
                <w:rPr>
                  <w:lang w:val="ru-RU"/>
                </w:rPr>
                <w:t xml:space="preserve">уменьшения частоты приема </w:t>
              </w:r>
            </w:ins>
            <w:ins w:id="508" w:author="Vostokova_NV" w:date="2019-11-11T01:34:00Z">
              <w:r w:rsidR="00E43C6E">
                <w:rPr>
                  <w:lang w:val="ru-RU"/>
                </w:rPr>
                <w:t>аналогичным образом</w:t>
              </w:r>
            </w:ins>
            <w:ins w:id="509" w:author="Vostokova_NV" w:date="2019-11-11T01:33:00Z">
              <w:r w:rsidR="00E43C6E">
                <w:rPr>
                  <w:lang w:val="ru-RU"/>
                </w:rPr>
                <w:t xml:space="preserve"> будет проведено сравнение </w:t>
              </w:r>
            </w:ins>
            <w:ins w:id="510" w:author="Vostokova_NV" w:date="2019-11-11T01:34:00Z">
              <w:r w:rsidR="00E43C6E">
                <w:rPr>
                  <w:lang w:val="ru-RU"/>
                </w:rPr>
                <w:t xml:space="preserve">между группами </w:t>
              </w:r>
              <w:r w:rsidR="00E43C6E" w:rsidRPr="00A7730B">
                <w:rPr>
                  <w:lang w:val="ru-RU"/>
                </w:rPr>
                <w:t xml:space="preserve">CD-008-0045 20 мг </w:t>
              </w:r>
              <w:r w:rsidR="00E43C6E">
                <w:rPr>
                  <w:lang w:val="ru-RU"/>
                </w:rPr>
                <w:t>один раз в день и Плацебо.</w:t>
              </w:r>
            </w:ins>
          </w:p>
        </w:tc>
      </w:tr>
      <w:tr w:rsidR="00672CDE" w:rsidRPr="006D4EC9" w14:paraId="369ADEA2" w14:textId="77777777" w:rsidTr="001A7616">
        <w:tc>
          <w:tcPr>
            <w:tcW w:w="9747" w:type="dxa"/>
          </w:tcPr>
          <w:p w14:paraId="5E6B9D1D" w14:textId="77777777" w:rsidR="006B4070" w:rsidRPr="00A7730B" w:rsidRDefault="006B4070" w:rsidP="006B4070">
            <w:pPr>
              <w:ind w:firstLine="425"/>
              <w:rPr>
                <w:b/>
                <w:bCs/>
                <w:lang w:val="ru-RU"/>
              </w:rPr>
            </w:pPr>
            <w:r w:rsidRPr="00A7730B">
              <w:rPr>
                <w:b/>
                <w:bCs/>
                <w:lang w:val="ru-RU"/>
              </w:rPr>
              <w:lastRenderedPageBreak/>
              <w:t xml:space="preserve">Анализ вторичных конечных точек эффективности: </w:t>
            </w:r>
          </w:p>
          <w:p w14:paraId="61773E38" w14:textId="77777777" w:rsidR="00672CDE" w:rsidRPr="00A7730B" w:rsidRDefault="00672CDE" w:rsidP="006B4070">
            <w:pPr>
              <w:tabs>
                <w:tab w:val="left" w:pos="426"/>
              </w:tabs>
              <w:rPr>
                <w:rFonts w:eastAsia="Calibri"/>
                <w:b/>
                <w:lang w:val="ru-RU"/>
              </w:rPr>
            </w:pPr>
            <w:r w:rsidRPr="00A7730B">
              <w:rPr>
                <w:lang w:val="ru-RU"/>
              </w:rPr>
              <w:t xml:space="preserve">Анализ вторичных конечных точек будет проводиться в популяции </w:t>
            </w:r>
            <w:r w:rsidRPr="00A7730B">
              <w:t>FAS</w:t>
            </w:r>
            <w:r w:rsidRPr="00A7730B">
              <w:rPr>
                <w:lang w:val="ru-RU"/>
              </w:rPr>
              <w:t>. Вторичные конечные точки будут сравниваться между двумя группами терапии посредством ковариационного анализа (</w:t>
            </w:r>
            <w:r w:rsidRPr="00A7730B">
              <w:t>ANCOVA</w:t>
            </w:r>
            <w:r w:rsidRPr="00A7730B">
              <w:rPr>
                <w:lang w:val="ru-RU"/>
              </w:rPr>
              <w:t xml:space="preserve">) с исходным значением (если доступно) в качестве </w:t>
            </w:r>
            <w:proofErr w:type="spellStart"/>
            <w:r w:rsidRPr="00A7730B">
              <w:rPr>
                <w:lang w:val="ru-RU"/>
              </w:rPr>
              <w:t>ковариаты</w:t>
            </w:r>
            <w:proofErr w:type="spellEnd"/>
            <w:r w:rsidRPr="00A7730B">
              <w:rPr>
                <w:lang w:val="ru-RU"/>
              </w:rPr>
              <w:t xml:space="preserve"> и исследуемой терапией и центром в качестве фиксированных факторов. Сравнение частот</w:t>
            </w:r>
            <w:r w:rsidR="006B4070" w:rsidRPr="00A7730B">
              <w:rPr>
                <w:lang w:val="ru-RU"/>
              </w:rPr>
              <w:t xml:space="preserve">ных значений </w:t>
            </w:r>
            <w:r w:rsidRPr="00A7730B">
              <w:rPr>
                <w:lang w:val="ru-RU"/>
              </w:rPr>
              <w:t xml:space="preserve">будет оцениваться с помощью теста </w:t>
            </w:r>
            <w:r w:rsidRPr="00A7730B">
              <w:rPr>
                <w:rFonts w:eastAsia="Calibri"/>
                <w:lang w:bidi="en-US"/>
              </w:rPr>
              <w:t>Cochran</w:t>
            </w:r>
            <w:r w:rsidRPr="00A7730B">
              <w:rPr>
                <w:rFonts w:eastAsia="Calibri"/>
                <w:lang w:val="ru-RU" w:bidi="en-US"/>
              </w:rPr>
              <w:t>-</w:t>
            </w:r>
            <w:r w:rsidRPr="00A7730B">
              <w:rPr>
                <w:rFonts w:eastAsia="Calibri"/>
                <w:lang w:bidi="en-US"/>
              </w:rPr>
              <w:t>Mantel</w:t>
            </w:r>
            <w:r w:rsidRPr="00A7730B">
              <w:rPr>
                <w:rFonts w:eastAsia="Calibri"/>
                <w:lang w:val="ru-RU" w:bidi="en-US"/>
              </w:rPr>
              <w:t>-</w:t>
            </w:r>
            <w:proofErr w:type="spellStart"/>
            <w:r w:rsidRPr="00A7730B">
              <w:rPr>
                <w:rFonts w:eastAsia="Calibri"/>
                <w:lang w:bidi="en-US"/>
              </w:rPr>
              <w:t>Haenszel</w:t>
            </w:r>
            <w:proofErr w:type="spellEnd"/>
            <w:r w:rsidRPr="00A7730B">
              <w:rPr>
                <w:rFonts w:eastAsia="Calibri"/>
                <w:lang w:val="ru-RU" w:bidi="en-US"/>
              </w:rPr>
              <w:t>.</w:t>
            </w:r>
          </w:p>
        </w:tc>
      </w:tr>
      <w:tr w:rsidR="001A7616" w:rsidRPr="006D4EC9" w14:paraId="5EF6F7C3" w14:textId="77777777" w:rsidTr="001A7616">
        <w:tc>
          <w:tcPr>
            <w:tcW w:w="9747" w:type="dxa"/>
          </w:tcPr>
          <w:p w14:paraId="6E5BC317" w14:textId="77777777" w:rsidR="001A7616" w:rsidRPr="00A7730B" w:rsidRDefault="001A7616" w:rsidP="001A7616">
            <w:pPr>
              <w:tabs>
                <w:tab w:val="left" w:pos="426"/>
              </w:tabs>
              <w:rPr>
                <w:rFonts w:eastAsia="Calibri"/>
                <w:b/>
                <w:lang w:val="ru-RU"/>
              </w:rPr>
            </w:pPr>
            <w:r w:rsidRPr="00A7730B">
              <w:rPr>
                <w:rFonts w:eastAsia="Calibri"/>
                <w:b/>
                <w:lang w:val="ru-RU"/>
              </w:rPr>
              <w:t>Анализ безопасности:</w:t>
            </w:r>
          </w:p>
          <w:p w14:paraId="51584C2E" w14:textId="77777777" w:rsidR="006B4070" w:rsidRPr="00A7730B" w:rsidRDefault="006B4070" w:rsidP="006B4070">
            <w:pPr>
              <w:rPr>
                <w:lang w:val="ru-RU"/>
              </w:rPr>
            </w:pPr>
            <w:r w:rsidRPr="00A7730B">
              <w:rPr>
                <w:lang w:val="ru-RU"/>
              </w:rPr>
              <w:t>Популяция безопасности будет использоваться для анализа данных по безопасности.</w:t>
            </w:r>
          </w:p>
          <w:p w14:paraId="436F603F" w14:textId="77777777" w:rsidR="006B4070" w:rsidRPr="00A7730B" w:rsidRDefault="006B4070" w:rsidP="006B4070">
            <w:pPr>
              <w:rPr>
                <w:lang w:val="ru-RU"/>
              </w:rPr>
            </w:pPr>
            <w:r w:rsidRPr="00A7730B">
              <w:rPr>
                <w:lang w:val="ru-RU"/>
              </w:rPr>
              <w:t xml:space="preserve">Переменные безопасности будут представлены описательно по группам лечения. Количественные показатели будут описаны с помощью </w:t>
            </w:r>
            <w:r w:rsidRPr="00A7730B">
              <w:t>n</w:t>
            </w:r>
            <w:r w:rsidRPr="00A7730B">
              <w:rPr>
                <w:lang w:val="ru-RU"/>
              </w:rPr>
              <w:t>, среднего значения, стандартного отклонения, минимального и максимального значения. Качественные показатели будут описаны в частотных таблицах, содержащих число и процент наблюдений.</w:t>
            </w:r>
          </w:p>
          <w:p w14:paraId="22CC1B11" w14:textId="77777777" w:rsidR="006B4070" w:rsidRPr="00A7730B" w:rsidRDefault="006B4070" w:rsidP="006B4070">
            <w:pPr>
              <w:ind w:firstLine="425"/>
              <w:rPr>
                <w:lang w:val="ru-RU"/>
              </w:rPr>
            </w:pPr>
            <w:r w:rsidRPr="00A7730B">
              <w:rPr>
                <w:lang w:val="ru-RU"/>
              </w:rPr>
              <w:t>Для каждого исследуемого препарата нежелательные явления, возникшие в ходе лечения (</w:t>
            </w:r>
            <w:r w:rsidRPr="00A7730B">
              <w:t>TEAE</w:t>
            </w:r>
            <w:r w:rsidRPr="00A7730B">
              <w:rPr>
                <w:lang w:val="ru-RU"/>
              </w:rPr>
              <w:t>) будут сгруппированы по основному классу систем органов (</w:t>
            </w:r>
            <w:r w:rsidRPr="00A7730B">
              <w:t>SOC</w:t>
            </w:r>
            <w:r w:rsidRPr="00A7730B">
              <w:rPr>
                <w:lang w:val="ru-RU"/>
              </w:rPr>
              <w:t>) и по предпочтительному термину (</w:t>
            </w:r>
            <w:r w:rsidRPr="00A7730B">
              <w:t>PT</w:t>
            </w:r>
            <w:r w:rsidRPr="00A7730B">
              <w:rPr>
                <w:lang w:val="ru-RU"/>
              </w:rPr>
              <w:t xml:space="preserve">), а также по степени тяжести и связи </w:t>
            </w:r>
            <w:r w:rsidRPr="00A7730B">
              <w:t>TEAE</w:t>
            </w:r>
            <w:r w:rsidRPr="00A7730B">
              <w:rPr>
                <w:lang w:val="ru-RU"/>
              </w:rPr>
              <w:t xml:space="preserve"> с исследуемым препаратом. </w:t>
            </w:r>
          </w:p>
          <w:p w14:paraId="0B372E46" w14:textId="77777777" w:rsidR="001A7616" w:rsidRPr="00A7730B" w:rsidRDefault="006B4070" w:rsidP="006B4070">
            <w:pPr>
              <w:rPr>
                <w:rFonts w:eastAsia="Calibri"/>
                <w:lang w:val="ru-RU"/>
              </w:rPr>
            </w:pPr>
            <w:proofErr w:type="gramStart"/>
            <w:r w:rsidRPr="00A7730B">
              <w:rPr>
                <w:lang w:val="ru-RU"/>
              </w:rPr>
              <w:t>Лабораторные и жизненные показатели, а также данные ЭКГ и их изменения по сравнению с исходными будут сведены по визитам в таблицы описательной статистики.</w:t>
            </w:r>
            <w:proofErr w:type="gramEnd"/>
            <w:r w:rsidRPr="00A7730B">
              <w:rPr>
                <w:lang w:val="ru-RU"/>
              </w:rPr>
              <w:t xml:space="preserve"> Показатели отклонений от нормы (в соответствии с </w:t>
            </w:r>
            <w:proofErr w:type="spellStart"/>
            <w:r w:rsidRPr="00A7730B">
              <w:rPr>
                <w:lang w:val="ru-RU"/>
              </w:rPr>
              <w:t>референтными</w:t>
            </w:r>
            <w:proofErr w:type="spellEnd"/>
            <w:r w:rsidRPr="00A7730B">
              <w:rPr>
                <w:lang w:val="ru-RU"/>
              </w:rPr>
              <w:t xml:space="preserve"> границами) будут представлены в частотных таблицах (низкие, нормальные и высокие значения).</w:t>
            </w:r>
          </w:p>
        </w:tc>
      </w:tr>
      <w:tr w:rsidR="00672CDE" w:rsidRPr="00A7730B" w14:paraId="2CAF7BC1" w14:textId="77777777" w:rsidTr="00FB44FE">
        <w:tc>
          <w:tcPr>
            <w:tcW w:w="9747" w:type="dxa"/>
          </w:tcPr>
          <w:p w14:paraId="438BE6DB" w14:textId="77777777" w:rsidR="00672CDE" w:rsidRPr="00A7730B" w:rsidRDefault="00672CDE" w:rsidP="00FB44FE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Распределение пациентов, демографические характеристики и анализ исходных характеристик:</w:t>
            </w:r>
          </w:p>
          <w:p w14:paraId="6924326D" w14:textId="77777777" w:rsidR="00672CDE" w:rsidRPr="00A7730B" w:rsidRDefault="00672CDE" w:rsidP="00FB44FE">
            <w:pPr>
              <w:rPr>
                <w:rFonts w:eastAsia="Calibri"/>
                <w:lang w:val="ru-RU"/>
              </w:rPr>
            </w:pPr>
            <w:r w:rsidRPr="00A7730B">
              <w:rPr>
                <w:rFonts w:eastAsia="Calibri"/>
                <w:lang w:val="ru-RU"/>
              </w:rPr>
              <w:t xml:space="preserve">Распределение пациентов, демографические и исходные характеристики будут представлены с использованием описательной статистики. Число и процент пациентов, принимающих сопутствующие препараты, будут представлены в частотных таблицах по терапевтическому классу и названию действующего вещества. Будет представлено число пациентов с предшествующими медицинскими состояниями. </w:t>
            </w:r>
          </w:p>
        </w:tc>
      </w:tr>
      <w:tr w:rsidR="00281C16" w:rsidRPr="006D4EC9" w14:paraId="6BED8AEC" w14:textId="77777777" w:rsidTr="00A72579">
        <w:tc>
          <w:tcPr>
            <w:tcW w:w="9747" w:type="dxa"/>
          </w:tcPr>
          <w:p w14:paraId="632B7420" w14:textId="77777777" w:rsidR="00281C16" w:rsidRPr="00A7730B" w:rsidRDefault="00281C16" w:rsidP="00B4269B">
            <w:pPr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t>Размер выборки:</w:t>
            </w:r>
          </w:p>
          <w:p w14:paraId="1512E7BD" w14:textId="77777777" w:rsidR="006B4070" w:rsidRPr="00A7730B" w:rsidRDefault="006B4070" w:rsidP="006B4070">
            <w:pPr>
              <w:pStyle w:val="afff0"/>
              <w:rPr>
                <w:sz w:val="24"/>
                <w:szCs w:val="24"/>
                <w:bdr w:val="nil"/>
                <w:lang w:val="ru-RU" w:eastAsia="ru-RU"/>
              </w:rPr>
            </w:pPr>
            <w:r w:rsidRPr="00A7730B">
              <w:rPr>
                <w:sz w:val="24"/>
                <w:szCs w:val="24"/>
                <w:bdr w:val="nil"/>
                <w:lang w:val="ru-RU" w:eastAsia="ru-RU"/>
              </w:rPr>
              <w:t>Размер выборки был рассчитан для исследования превосходства (</w:t>
            </w:r>
            <w:r w:rsidRPr="00A7730B">
              <w:rPr>
                <w:sz w:val="24"/>
                <w:szCs w:val="24"/>
                <w:bdr w:val="nil"/>
                <w:lang w:eastAsia="ru-RU"/>
              </w:rPr>
              <w:t>superiority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>) с непрерывными переменными в качестве исходов.</w:t>
            </w:r>
          </w:p>
          <w:p w14:paraId="1150F7A8" w14:textId="5F3F9D53" w:rsidR="006B4070" w:rsidRPr="00A7730B" w:rsidRDefault="006B4070" w:rsidP="006B4070">
            <w:pPr>
              <w:pStyle w:val="afff0"/>
              <w:rPr>
                <w:sz w:val="24"/>
                <w:szCs w:val="24"/>
                <w:bdr w:val="nil"/>
                <w:lang w:val="ru-RU" w:eastAsia="ru-RU"/>
              </w:rPr>
            </w:pP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Формула для расчета выборки: </w:t>
            </w:r>
            <w:r w:rsidRPr="00A7730B">
              <w:rPr>
                <w:b/>
                <w:sz w:val="24"/>
                <w:szCs w:val="24"/>
                <w:bdr w:val="nil"/>
                <w:lang w:eastAsia="ru-RU"/>
              </w:rPr>
              <w:t>n</w:t>
            </w:r>
            <w:r w:rsidRPr="00A7730B">
              <w:rPr>
                <w:b/>
                <w:sz w:val="24"/>
                <w:szCs w:val="24"/>
                <w:bdr w:val="nil"/>
                <w:lang w:val="ru-RU" w:eastAsia="ru-RU"/>
              </w:rPr>
              <w:t xml:space="preserve"> (для группы лечения) </w:t>
            </w:r>
            <w:r w:rsidRPr="00A7730B">
              <w:rPr>
                <w:b/>
                <w:sz w:val="24"/>
                <w:szCs w:val="24"/>
                <w:lang w:val="ru-RU" w:eastAsia="ru-RU"/>
              </w:rPr>
              <w:t xml:space="preserve">= </w:t>
            </w:r>
            <w:r w:rsidRPr="00A7730B">
              <w:rPr>
                <w:b/>
                <w:sz w:val="24"/>
                <w:szCs w:val="24"/>
                <w:lang w:val="ru-RU"/>
              </w:rPr>
              <w:t>(</w:t>
            </w:r>
            <w:r w:rsidRPr="00A7730B">
              <w:rPr>
                <w:b/>
                <w:sz w:val="24"/>
                <w:szCs w:val="24"/>
                <w:lang w:val="en-GB"/>
              </w:rPr>
              <w:t>Z</w:t>
            </w:r>
            <w:r w:rsidRPr="00A7730B">
              <w:rPr>
                <w:b/>
                <w:sz w:val="24"/>
                <w:szCs w:val="24"/>
                <w:vertAlign w:val="subscript"/>
              </w:rPr>
              <w:t>β</w:t>
            </w:r>
            <w:r w:rsidRPr="00A7730B">
              <w:rPr>
                <w:b/>
                <w:sz w:val="24"/>
                <w:szCs w:val="24"/>
                <w:lang w:val="ru-RU"/>
              </w:rPr>
              <w:t xml:space="preserve"> + </w:t>
            </w:r>
            <w:r w:rsidRPr="00A7730B">
              <w:rPr>
                <w:b/>
                <w:sz w:val="24"/>
                <w:szCs w:val="24"/>
              </w:rPr>
              <w:t>Z</w:t>
            </w:r>
            <w:r w:rsidRPr="00A7730B">
              <w:rPr>
                <w:b/>
                <w:sz w:val="24"/>
                <w:szCs w:val="24"/>
                <w:vertAlign w:val="subscript"/>
              </w:rPr>
              <w:t>α</w:t>
            </w:r>
            <w:r w:rsidRPr="00A7730B">
              <w:rPr>
                <w:b/>
                <w:sz w:val="24"/>
                <w:szCs w:val="24"/>
                <w:vertAlign w:val="subscript"/>
                <w:lang w:val="ru-RU"/>
              </w:rPr>
              <w:t>/2</w:t>
            </w:r>
            <w:r w:rsidRPr="00A7730B">
              <w:rPr>
                <w:b/>
                <w:sz w:val="24"/>
                <w:szCs w:val="24"/>
                <w:lang w:val="ru-RU"/>
              </w:rPr>
              <w:t>)</w:t>
            </w:r>
            <w:r w:rsidRPr="00A7730B">
              <w:rPr>
                <w:b/>
                <w:sz w:val="24"/>
                <w:szCs w:val="24"/>
                <w:vertAlign w:val="superscript"/>
                <w:lang w:val="ru-RU"/>
              </w:rPr>
              <w:t>2</w:t>
            </w:r>
            <w:r w:rsidRPr="00A7730B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A7730B">
              <w:rPr>
                <w:b/>
                <w:sz w:val="24"/>
                <w:szCs w:val="24"/>
                <w:lang w:val="ru-RU" w:eastAsia="ru-RU"/>
              </w:rPr>
              <w:t xml:space="preserve">× 2 × </w:t>
            </w:r>
            <w:r w:rsidRPr="00A7730B">
              <w:rPr>
                <w:b/>
                <w:sz w:val="24"/>
                <w:szCs w:val="24"/>
                <w:lang w:eastAsia="ru-RU"/>
              </w:rPr>
              <w:t>SD</w:t>
            </w:r>
            <w:r w:rsidRPr="00A7730B">
              <w:rPr>
                <w:b/>
                <w:sz w:val="24"/>
                <w:szCs w:val="24"/>
                <w:vertAlign w:val="superscript"/>
                <w:lang w:val="ru-RU" w:eastAsia="ru-RU"/>
              </w:rPr>
              <w:t>2</w:t>
            </w:r>
            <w:r w:rsidRPr="00A7730B">
              <w:rPr>
                <w:b/>
                <w:sz w:val="24"/>
                <w:szCs w:val="24"/>
                <w:lang w:val="ru-RU" w:eastAsia="ru-RU"/>
              </w:rPr>
              <w:t xml:space="preserve"> / (μ</w:t>
            </w:r>
            <w:r w:rsidRPr="00A7730B">
              <w:rPr>
                <w:b/>
                <w:sz w:val="24"/>
                <w:szCs w:val="24"/>
                <w:vertAlign w:val="subscript"/>
                <w:lang w:val="ru-RU" w:eastAsia="ru-RU"/>
              </w:rPr>
              <w:t>1</w:t>
            </w:r>
            <w:r w:rsidRPr="00A7730B">
              <w:rPr>
                <w:b/>
                <w:sz w:val="24"/>
                <w:szCs w:val="24"/>
                <w:lang w:val="ru-RU" w:eastAsia="ru-RU"/>
              </w:rPr>
              <w:t xml:space="preserve"> − </w:t>
            </w:r>
            <w:r w:rsidRPr="00A7730B">
              <w:rPr>
                <w:b/>
                <w:sz w:val="24"/>
                <w:szCs w:val="24"/>
                <w:lang w:val="ru-RU" w:eastAsia="ru-RU"/>
              </w:rPr>
              <w:lastRenderedPageBreak/>
              <w:t>μ</w:t>
            </w:r>
            <w:r w:rsidRPr="00A7730B">
              <w:rPr>
                <w:b/>
                <w:sz w:val="24"/>
                <w:szCs w:val="24"/>
                <w:vertAlign w:val="subscript"/>
                <w:lang w:val="ru-RU" w:eastAsia="ru-RU"/>
              </w:rPr>
              <w:t>2</w:t>
            </w:r>
            <w:r w:rsidRPr="00A7730B">
              <w:rPr>
                <w:b/>
                <w:sz w:val="24"/>
                <w:szCs w:val="24"/>
                <w:lang w:val="ru-RU" w:eastAsia="ru-RU"/>
              </w:rPr>
              <w:t>)</w:t>
            </w:r>
            <w:r w:rsidRPr="00A7730B">
              <w:rPr>
                <w:b/>
                <w:sz w:val="24"/>
                <w:szCs w:val="24"/>
                <w:vertAlign w:val="superscript"/>
                <w:lang w:val="ru-RU" w:eastAsia="ru-RU"/>
              </w:rPr>
              <w:t>2</w:t>
            </w:r>
            <w:r w:rsidRPr="00A7730B">
              <w:rPr>
                <w:sz w:val="24"/>
                <w:szCs w:val="24"/>
                <w:lang w:val="ru-RU" w:eastAsia="ru-RU"/>
              </w:rPr>
              <w:t xml:space="preserve">, 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где </w:t>
            </w:r>
            <w:r w:rsidRPr="00A7730B">
              <w:rPr>
                <w:sz w:val="24"/>
                <w:szCs w:val="24"/>
                <w:lang w:val="ru-RU" w:eastAsia="ru-RU"/>
              </w:rPr>
              <w:t>α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 – ошибка </w:t>
            </w:r>
            <w:r w:rsidRPr="00A7730B">
              <w:rPr>
                <w:sz w:val="24"/>
                <w:szCs w:val="24"/>
                <w:bdr w:val="nil"/>
                <w:lang w:eastAsia="ru-RU"/>
              </w:rPr>
              <w:t>I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 рода, </w:t>
            </w:r>
            <w:r w:rsidRPr="00A7730B">
              <w:rPr>
                <w:sz w:val="24"/>
                <w:szCs w:val="24"/>
                <w:lang w:val="ru-RU" w:eastAsia="ru-RU"/>
              </w:rPr>
              <w:t>β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 – ошибка </w:t>
            </w:r>
            <w:r w:rsidRPr="00A7730B">
              <w:rPr>
                <w:sz w:val="24"/>
                <w:szCs w:val="24"/>
                <w:bdr w:val="nil"/>
                <w:lang w:eastAsia="ru-RU"/>
              </w:rPr>
              <w:t>II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 рода, </w:t>
            </w:r>
            <w:r w:rsidRPr="00A7730B">
              <w:rPr>
                <w:sz w:val="24"/>
                <w:szCs w:val="24"/>
                <w:bdr w:val="nil"/>
                <w:lang w:eastAsia="ru-RU"/>
              </w:rPr>
              <w:t>Z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 – стандартная нормальная величина </w:t>
            </w:r>
            <w:r w:rsidRPr="00A7730B">
              <w:rPr>
                <w:sz w:val="24"/>
                <w:szCs w:val="24"/>
                <w:bdr w:val="nil"/>
                <w:lang w:eastAsia="ru-RU"/>
              </w:rPr>
              <w:t>Z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>, μ</w:t>
            </w:r>
            <w:r w:rsidRPr="00A7730B">
              <w:rPr>
                <w:sz w:val="24"/>
                <w:szCs w:val="24"/>
                <w:bdr w:val="nil"/>
                <w:vertAlign w:val="subscript"/>
                <w:lang w:val="ru-RU" w:eastAsia="ru-RU"/>
              </w:rPr>
              <w:t>1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 и μ</w:t>
            </w:r>
            <w:r w:rsidRPr="00A7730B">
              <w:rPr>
                <w:sz w:val="24"/>
                <w:szCs w:val="24"/>
                <w:bdr w:val="nil"/>
                <w:vertAlign w:val="subscript"/>
                <w:lang w:val="ru-RU" w:eastAsia="ru-RU"/>
              </w:rPr>
              <w:t>2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 – средние значения переменной ответа в группе Плацебо и в группе препарата CD-008-045, соответственно, а SD – стандартное отклонение.</w:t>
            </w:r>
          </w:p>
          <w:p w14:paraId="6A39B222" w14:textId="659E2955" w:rsidR="006B4070" w:rsidRPr="00A7730B" w:rsidRDefault="006B4070" w:rsidP="006B4070">
            <w:pPr>
              <w:pStyle w:val="afff0"/>
              <w:rPr>
                <w:sz w:val="24"/>
                <w:szCs w:val="24"/>
                <w:bdr w:val="nil"/>
                <w:lang w:val="ru-RU" w:eastAsia="ru-RU"/>
              </w:rPr>
            </w:pPr>
            <w:r w:rsidRPr="00A7730B">
              <w:rPr>
                <w:sz w:val="24"/>
                <w:szCs w:val="24"/>
                <w:lang w:val="ru-RU" w:eastAsia="ru-RU"/>
              </w:rPr>
              <w:t xml:space="preserve">В клиническом исследовании </w:t>
            </w:r>
            <w:r w:rsidR="00DE6A1A" w:rsidRPr="00A7730B">
              <w:rPr>
                <w:sz w:val="24"/>
                <w:szCs w:val="24"/>
                <w:lang w:val="ru-RU" w:eastAsia="ru-RU"/>
              </w:rPr>
              <w:t xml:space="preserve">CNS-CD0080045-06 </w:t>
            </w:r>
            <w:r w:rsidRPr="00A7730B">
              <w:rPr>
                <w:sz w:val="24"/>
                <w:szCs w:val="24"/>
                <w:lang w:val="ru-RU" w:eastAsia="ru-RU"/>
              </w:rPr>
              <w:t>фазы II в группе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 пациентов</w:t>
            </w:r>
            <w:r w:rsidR="00DE6A1A" w:rsidRPr="00A7730B">
              <w:rPr>
                <w:sz w:val="24"/>
                <w:szCs w:val="24"/>
                <w:bdr w:val="nil"/>
                <w:lang w:val="ru-RU" w:eastAsia="ru-RU"/>
              </w:rPr>
              <w:t xml:space="preserve"> с ГТР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>, получавших препарат CD-008-045 в суточной дозе 40 мг</w:t>
            </w:r>
            <w:ins w:id="511" w:author="Vostokova_NV" w:date="2019-11-11T01:36:00Z">
              <w:r w:rsidR="00E43C6E">
                <w:rPr>
                  <w:sz w:val="24"/>
                  <w:szCs w:val="24"/>
                  <w:bdr w:val="nil"/>
                  <w:lang w:val="ru-RU" w:eastAsia="ru-RU"/>
                </w:rPr>
                <w:t xml:space="preserve"> (20 мг два раза в день)</w:t>
              </w:r>
            </w:ins>
            <w:r w:rsidRPr="00A7730B">
              <w:rPr>
                <w:sz w:val="24"/>
                <w:szCs w:val="24"/>
                <w:bdr w:val="nil"/>
                <w:lang w:val="ru-RU" w:eastAsia="ru-RU"/>
              </w:rPr>
              <w:t>, снижение общего балла по Шкале Гамильтона для оценки тревоги (</w:t>
            </w:r>
            <w:r w:rsidRPr="00A7730B">
              <w:rPr>
                <w:sz w:val="24"/>
                <w:szCs w:val="24"/>
                <w:bdr w:val="nil"/>
                <w:lang w:eastAsia="ru-RU"/>
              </w:rPr>
              <w:t>HARS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>)</w:t>
            </w:r>
            <w:r w:rsidR="002C721A" w:rsidRPr="00A7730B">
              <w:rPr>
                <w:sz w:val="24"/>
                <w:szCs w:val="24"/>
                <w:bdr w:val="nil"/>
                <w:lang w:val="ru-RU" w:eastAsia="ru-RU"/>
              </w:rPr>
              <w:t xml:space="preserve"> </w:t>
            </w:r>
            <w:r w:rsidR="00DE6A1A" w:rsidRPr="00A7730B">
              <w:rPr>
                <w:sz w:val="24"/>
                <w:szCs w:val="24"/>
                <w:bdr w:val="nil"/>
                <w:lang w:val="ru-RU" w:eastAsia="ru-RU"/>
              </w:rPr>
              <w:t xml:space="preserve">на Неделе 8 </w:t>
            </w:r>
            <w:r w:rsidR="002C721A" w:rsidRPr="00A7730B">
              <w:rPr>
                <w:sz w:val="24"/>
                <w:szCs w:val="24"/>
                <w:bdr w:val="nil"/>
                <w:lang w:val="ru-RU" w:eastAsia="ru-RU"/>
              </w:rPr>
              <w:t xml:space="preserve">составило </w:t>
            </w:r>
            <w:ins w:id="512" w:author="Vostokova_NV" w:date="2019-11-11T01:45:00Z">
              <w:r w:rsidR="00B46F86">
                <w:rPr>
                  <w:sz w:val="24"/>
                  <w:szCs w:val="24"/>
                  <w:bdr w:val="nil"/>
                  <w:lang w:eastAsia="ru-RU"/>
                </w:rPr>
                <w:br/>
              </w:r>
            </w:ins>
            <w:r w:rsidR="00DE6A1A" w:rsidRPr="00A7730B">
              <w:rPr>
                <w:sz w:val="24"/>
                <w:szCs w:val="24"/>
                <w:bdr w:val="nil"/>
                <w:lang w:val="ru-RU" w:eastAsia="ru-RU"/>
              </w:rPr>
              <w:t>-</w:t>
            </w:r>
            <w:r w:rsidR="002C721A" w:rsidRPr="00A7730B">
              <w:rPr>
                <w:sz w:val="24"/>
                <w:szCs w:val="24"/>
                <w:bdr w:val="nil"/>
                <w:lang w:val="ru-RU" w:eastAsia="ru-RU"/>
              </w:rPr>
              <w:t>12,</w:t>
            </w:r>
            <w:r w:rsidR="00FB44FE" w:rsidRPr="00A7730B">
              <w:rPr>
                <w:sz w:val="24"/>
                <w:szCs w:val="24"/>
                <w:bdr w:val="nil"/>
                <w:lang w:val="ru-RU" w:eastAsia="ru-RU"/>
              </w:rPr>
              <w:t>8</w:t>
            </w:r>
            <w:r w:rsidR="002C721A" w:rsidRPr="00A7730B">
              <w:rPr>
                <w:sz w:val="24"/>
                <w:szCs w:val="24"/>
                <w:bdr w:val="nil"/>
                <w:lang w:val="ru-RU" w:eastAsia="ru-RU"/>
              </w:rPr>
              <w:t xml:space="preserve"> баллов, а в группе Плацебо </w:t>
            </w:r>
            <w:r w:rsidR="00DE6A1A" w:rsidRPr="00A7730B">
              <w:rPr>
                <w:sz w:val="24"/>
                <w:szCs w:val="24"/>
                <w:bdr w:val="nil"/>
                <w:lang w:val="ru-RU" w:eastAsia="ru-RU"/>
              </w:rPr>
              <w:t>-</w:t>
            </w:r>
            <w:r w:rsidR="00FB44FE" w:rsidRPr="00A7730B">
              <w:rPr>
                <w:sz w:val="24"/>
                <w:szCs w:val="24"/>
                <w:bdr w:val="nil"/>
                <w:lang w:val="ru-RU" w:eastAsia="ru-RU"/>
              </w:rPr>
              <w:t>6</w:t>
            </w:r>
            <w:r w:rsidR="002C721A" w:rsidRPr="00A7730B">
              <w:rPr>
                <w:sz w:val="24"/>
                <w:szCs w:val="24"/>
                <w:bdr w:val="nil"/>
                <w:lang w:val="ru-RU" w:eastAsia="ru-RU"/>
              </w:rPr>
              <w:t>,</w:t>
            </w:r>
            <w:r w:rsidR="00FB44FE" w:rsidRPr="00A7730B">
              <w:rPr>
                <w:sz w:val="24"/>
                <w:szCs w:val="24"/>
                <w:bdr w:val="nil"/>
                <w:lang w:val="ru-RU" w:eastAsia="ru-RU"/>
              </w:rPr>
              <w:t>4</w:t>
            </w:r>
            <w:r w:rsidR="002C721A" w:rsidRPr="00A7730B">
              <w:rPr>
                <w:sz w:val="24"/>
                <w:szCs w:val="24"/>
                <w:bdr w:val="nil"/>
                <w:lang w:val="ru-RU" w:eastAsia="ru-RU"/>
              </w:rPr>
              <w:t xml:space="preserve"> балл</w:t>
            </w:r>
            <w:r w:rsidR="00FB44FE" w:rsidRPr="00A7730B">
              <w:rPr>
                <w:sz w:val="24"/>
                <w:szCs w:val="24"/>
                <w:bdr w:val="nil"/>
                <w:lang w:val="ru-RU" w:eastAsia="ru-RU"/>
              </w:rPr>
              <w:t>а</w:t>
            </w:r>
            <w:r w:rsidR="002C721A" w:rsidRPr="00A7730B">
              <w:rPr>
                <w:sz w:val="24"/>
                <w:szCs w:val="24"/>
                <w:bdr w:val="nil"/>
                <w:lang w:val="ru-RU" w:eastAsia="ru-RU"/>
              </w:rPr>
              <w:t>.</w:t>
            </w:r>
            <w:r w:rsidR="00DE6A1A" w:rsidRPr="00A7730B">
              <w:rPr>
                <w:sz w:val="24"/>
                <w:szCs w:val="24"/>
                <w:bdr w:val="nil"/>
                <w:lang w:val="ru-RU" w:eastAsia="ru-RU"/>
              </w:rPr>
              <w:t xml:space="preserve"> При этом стандартное отклонение для данного показателя составило </w:t>
            </w:r>
            <w:r w:rsidR="00FB44FE" w:rsidRPr="00A7730B">
              <w:rPr>
                <w:sz w:val="24"/>
                <w:szCs w:val="24"/>
                <w:bdr w:val="nil"/>
                <w:lang w:val="ru-RU" w:eastAsia="ru-RU"/>
              </w:rPr>
              <w:t>6,8</w:t>
            </w:r>
            <w:r w:rsidR="00554364" w:rsidRPr="00A7730B">
              <w:rPr>
                <w:sz w:val="24"/>
                <w:szCs w:val="24"/>
                <w:bdr w:val="nil"/>
                <w:lang w:val="ru-RU" w:eastAsia="ru-RU"/>
              </w:rPr>
              <w:t> </w:t>
            </w:r>
            <w:r w:rsidR="00DE6A1A" w:rsidRPr="00A7730B">
              <w:rPr>
                <w:sz w:val="24"/>
                <w:szCs w:val="24"/>
                <w:bdr w:val="nil"/>
                <w:lang w:val="ru-RU" w:eastAsia="ru-RU"/>
              </w:rPr>
              <w:t>балл</w:t>
            </w:r>
            <w:r w:rsidR="00FB44FE" w:rsidRPr="00A7730B">
              <w:rPr>
                <w:sz w:val="24"/>
                <w:szCs w:val="24"/>
                <w:bdr w:val="nil"/>
                <w:lang w:val="ru-RU" w:eastAsia="ru-RU"/>
              </w:rPr>
              <w:t>ов</w:t>
            </w:r>
            <w:r w:rsidR="00DE6A1A" w:rsidRPr="00A7730B">
              <w:rPr>
                <w:sz w:val="24"/>
                <w:szCs w:val="24"/>
                <w:bdr w:val="nil"/>
                <w:lang w:val="ru-RU" w:eastAsia="ru-RU"/>
              </w:rPr>
              <w:t>.</w:t>
            </w:r>
          </w:p>
          <w:p w14:paraId="04B31FE8" w14:textId="52C0588A" w:rsidR="008C2EF9" w:rsidRDefault="00FB44FE" w:rsidP="000B033E">
            <w:pPr>
              <w:pStyle w:val="afff0"/>
              <w:rPr>
                <w:ins w:id="513" w:author="Vostokova_NV" w:date="2019-11-11T02:20:00Z"/>
                <w:sz w:val="24"/>
                <w:szCs w:val="24"/>
                <w:bdr w:val="nil"/>
                <w:lang w:val="ru-RU" w:eastAsia="ru-RU"/>
              </w:rPr>
            </w:pPr>
            <w:r w:rsidRPr="00A7730B">
              <w:rPr>
                <w:sz w:val="24"/>
                <w:szCs w:val="24"/>
                <w:bdr w:val="nil"/>
                <w:lang w:val="ru-RU" w:eastAsia="ru-RU"/>
              </w:rPr>
              <w:t>В</w:t>
            </w:r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 xml:space="preserve"> данно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>м</w:t>
            </w:r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 xml:space="preserve"> исследовани</w:t>
            </w:r>
            <w:r w:rsidR="00694FF0" w:rsidRPr="00A7730B">
              <w:rPr>
                <w:sz w:val="24"/>
                <w:szCs w:val="24"/>
                <w:bdr w:val="nil"/>
                <w:lang w:val="ru-RU" w:eastAsia="ru-RU"/>
              </w:rPr>
              <w:t>и</w:t>
            </w:r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 xml:space="preserve"> 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будет использоваться </w:t>
            </w:r>
            <w:r w:rsidRPr="00A7730B">
              <w:rPr>
                <w:sz w:val="24"/>
                <w:szCs w:val="24"/>
                <w:lang w:val="ru-RU"/>
              </w:rPr>
              <w:t>структурированное интервью шкалы Гамильтона для оценки тревоги (SIGH-A). М</w:t>
            </w:r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 xml:space="preserve">ы предполагаем, </w:t>
            </w:r>
            <w:del w:id="514" w:author="Vostokova_NV" w:date="2019-11-11T02:00:00Z">
              <w:r w:rsidR="006B4070"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 xml:space="preserve">что </w:delText>
              </w:r>
              <w:r w:rsidR="00DE6A1A"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 xml:space="preserve">снижение общего балла по </w:delText>
              </w:r>
              <w:r w:rsidR="00DE6A1A" w:rsidRPr="00A7730B" w:rsidDel="000B033E">
                <w:rPr>
                  <w:sz w:val="24"/>
                  <w:szCs w:val="24"/>
                  <w:lang w:val="ru-RU"/>
                </w:rPr>
                <w:delText xml:space="preserve">структурированному интервью SIGH-A </w:delText>
              </w:r>
              <w:r w:rsidR="00694FF0" w:rsidRPr="00A7730B" w:rsidDel="000B033E">
                <w:rPr>
                  <w:sz w:val="24"/>
                  <w:szCs w:val="24"/>
                  <w:lang w:val="ru-RU"/>
                </w:rPr>
                <w:delText xml:space="preserve">в группе </w:delText>
              </w:r>
            </w:del>
            <w:del w:id="515" w:author="Vostokova_NV" w:date="2019-11-11T01:36:00Z">
              <w:r w:rsidR="00694FF0" w:rsidRPr="00A7730B" w:rsidDel="00E43C6E">
                <w:rPr>
                  <w:sz w:val="24"/>
                  <w:szCs w:val="24"/>
                  <w:bdr w:val="nil"/>
                  <w:lang w:val="ru-RU" w:eastAsia="ru-RU"/>
                </w:rPr>
                <w:delText xml:space="preserve">препарата </w:delText>
              </w:r>
            </w:del>
            <w:del w:id="516" w:author="Vostokova_NV" w:date="2019-11-11T02:00:00Z">
              <w:r w:rsidR="00694FF0"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 xml:space="preserve">CD-008-045 </w:delText>
              </w:r>
              <w:r w:rsidR="00DE6A1A" w:rsidRPr="00A7730B" w:rsidDel="000B033E">
                <w:rPr>
                  <w:sz w:val="24"/>
                  <w:szCs w:val="24"/>
                  <w:lang w:val="ru-RU"/>
                </w:rPr>
                <w:delText xml:space="preserve">составит </w:delText>
              </w:r>
              <w:r w:rsidR="00DE6A1A"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>μ</w:delText>
              </w:r>
              <w:r w:rsidR="00DE6A1A" w:rsidRPr="00A7730B" w:rsidDel="000B033E">
                <w:rPr>
                  <w:sz w:val="24"/>
                  <w:szCs w:val="24"/>
                  <w:bdr w:val="nil"/>
                  <w:vertAlign w:val="subscript"/>
                  <w:lang w:val="ru-RU" w:eastAsia="ru-RU"/>
                </w:rPr>
                <w:delText>2</w:delText>
              </w:r>
              <w:r w:rsidR="00DE6A1A"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 xml:space="preserve">=12 баллов, а в группе Плацебо </w:delText>
              </w:r>
              <w:r w:rsidR="006B4070"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>μ</w:delText>
              </w:r>
              <w:r w:rsidR="006B4070" w:rsidRPr="00A7730B" w:rsidDel="000B033E">
                <w:rPr>
                  <w:sz w:val="24"/>
                  <w:szCs w:val="24"/>
                  <w:bdr w:val="nil"/>
                  <w:vertAlign w:val="subscript"/>
                  <w:lang w:val="ru-RU" w:eastAsia="ru-RU"/>
                </w:rPr>
                <w:delText>1</w:delText>
              </w:r>
              <w:r w:rsidR="006B4070"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>=</w:delText>
              </w:r>
              <w:r w:rsidR="00DE6A1A"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>7</w:delText>
              </w:r>
              <w:r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 xml:space="preserve"> баллов</w:delText>
              </w:r>
            </w:del>
            <w:ins w:id="517" w:author="Vostokova_NV" w:date="2019-11-11T02:00:00Z"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 xml:space="preserve">что разница между </w:t>
              </w:r>
            </w:ins>
            <w:ins w:id="518" w:author="Vostokova_NV" w:date="2019-11-11T02:08:00Z"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>группой</w:t>
              </w:r>
            </w:ins>
            <w:ins w:id="519" w:author="Vostokova_NV" w:date="2019-11-11T02:04:00Z"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 xml:space="preserve"> </w:t>
              </w:r>
            </w:ins>
            <w:ins w:id="520" w:author="Vostokova_NV" w:date="2019-11-11T02:08:00Z">
              <w:r w:rsidR="000B033E" w:rsidRPr="00A7730B">
                <w:rPr>
                  <w:sz w:val="24"/>
                  <w:szCs w:val="24"/>
                  <w:bdr w:val="nil"/>
                  <w:lang w:val="ru-RU" w:eastAsia="ru-RU"/>
                </w:rPr>
                <w:t xml:space="preserve">CD-008-045 </w:t>
              </w:r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 xml:space="preserve">20 мг два раза в день </w:t>
              </w:r>
            </w:ins>
            <w:ins w:id="521" w:author="Vostokova_NV" w:date="2019-11-11T02:04:00Z"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>и Плацебо составит 5,5 баллов</w:t>
              </w:r>
            </w:ins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 xml:space="preserve">. При стандартном отклонении </w:t>
            </w:r>
            <w:r w:rsidR="006B4070" w:rsidRPr="00A7730B">
              <w:rPr>
                <w:sz w:val="24"/>
                <w:szCs w:val="24"/>
                <w:bdr w:val="nil"/>
                <w:lang w:eastAsia="ru-RU"/>
              </w:rPr>
              <w:t>SD</w:t>
            </w:r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>=</w:t>
            </w:r>
            <w:del w:id="522" w:author="Vostokova_NV" w:date="2019-11-11T02:08:00Z">
              <w:r w:rsidRPr="00A7730B" w:rsidDel="000B033E">
                <w:rPr>
                  <w:sz w:val="24"/>
                  <w:szCs w:val="24"/>
                  <w:bdr w:val="nil"/>
                  <w:lang w:val="ru-RU" w:eastAsia="ru-RU"/>
                </w:rPr>
                <w:delText>8</w:delText>
              </w:r>
            </w:del>
            <w:ins w:id="523" w:author="Vostokova_NV" w:date="2019-11-11T02:08:00Z"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>7</w:t>
              </w:r>
            </w:ins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 xml:space="preserve"> баллов,</w:t>
            </w:r>
            <w:r w:rsidR="006B4070" w:rsidRPr="00A7730B">
              <w:rPr>
                <w:sz w:val="24"/>
                <w:szCs w:val="24"/>
                <w:lang w:val="ru-RU"/>
              </w:rPr>
              <w:t xml:space="preserve"> вероятности ошибки </w:t>
            </w:r>
            <w:r w:rsidR="006B4070" w:rsidRPr="00A7730B">
              <w:rPr>
                <w:sz w:val="24"/>
                <w:szCs w:val="24"/>
              </w:rPr>
              <w:t>I</w:t>
            </w:r>
            <w:r w:rsidR="006B4070" w:rsidRPr="00A7730B">
              <w:rPr>
                <w:sz w:val="24"/>
                <w:szCs w:val="24"/>
                <w:lang w:val="ru-RU"/>
              </w:rPr>
              <w:t xml:space="preserve"> рода </w:t>
            </w:r>
            <w:r w:rsidR="006B4070" w:rsidRPr="00A7730B">
              <w:rPr>
                <w:sz w:val="24"/>
                <w:szCs w:val="24"/>
              </w:rPr>
              <w:t>α</w:t>
            </w:r>
            <w:r w:rsidR="006B4070" w:rsidRPr="00A7730B">
              <w:rPr>
                <w:sz w:val="24"/>
                <w:szCs w:val="24"/>
                <w:lang w:val="ru-RU"/>
              </w:rPr>
              <w:t xml:space="preserve"> = 0,05 (</w:t>
            </w:r>
            <w:proofErr w:type="gramStart"/>
            <w:r w:rsidR="006B4070" w:rsidRPr="00A7730B">
              <w:rPr>
                <w:sz w:val="24"/>
                <w:szCs w:val="24"/>
                <w:lang w:val="ru-RU"/>
              </w:rPr>
              <w:t>двусторонняя</w:t>
            </w:r>
            <w:proofErr w:type="gramEnd"/>
            <w:r w:rsidRPr="00A7730B">
              <w:rPr>
                <w:sz w:val="24"/>
                <w:szCs w:val="24"/>
                <w:lang w:val="ru-RU"/>
              </w:rPr>
              <w:t xml:space="preserve">), мощности </w:t>
            </w:r>
            <w:del w:id="524" w:author="Vostokova_NV" w:date="2019-11-11T03:06:00Z">
              <w:r w:rsidRPr="00A7730B" w:rsidDel="009F162E">
                <w:rPr>
                  <w:sz w:val="24"/>
                  <w:szCs w:val="24"/>
                  <w:lang w:val="ru-RU"/>
                </w:rPr>
                <w:delText>9</w:delText>
              </w:r>
            </w:del>
            <w:del w:id="525" w:author="Vostokova_NV" w:date="2019-11-11T02:08:00Z">
              <w:r w:rsidRPr="00A7730B" w:rsidDel="000B033E">
                <w:rPr>
                  <w:sz w:val="24"/>
                  <w:szCs w:val="24"/>
                  <w:lang w:val="ru-RU"/>
                </w:rPr>
                <w:delText>0</w:delText>
              </w:r>
            </w:del>
            <w:ins w:id="526" w:author="Vostokova_NV" w:date="2019-11-11T03:06:00Z">
              <w:r w:rsidR="009F162E">
                <w:rPr>
                  <w:sz w:val="24"/>
                  <w:szCs w:val="24"/>
                  <w:lang w:val="ru-RU"/>
                </w:rPr>
                <w:t>89</w:t>
              </w:r>
            </w:ins>
            <w:ins w:id="527" w:author="Vostokova_NV" w:date="2019-11-11T02:08:00Z">
              <w:r w:rsidR="000B033E">
                <w:rPr>
                  <w:sz w:val="24"/>
                  <w:szCs w:val="24"/>
                  <w:lang w:val="ru-RU"/>
                </w:rPr>
                <w:t>,5</w:t>
              </w:r>
            </w:ins>
            <w:r w:rsidR="006B4070" w:rsidRPr="00A7730B">
              <w:rPr>
                <w:sz w:val="24"/>
                <w:szCs w:val="24"/>
                <w:lang w:val="ru-RU"/>
              </w:rPr>
              <w:t>% (1-</w:t>
            </w:r>
            <w:r w:rsidR="006B4070" w:rsidRPr="00A7730B">
              <w:rPr>
                <w:sz w:val="24"/>
                <w:szCs w:val="24"/>
              </w:rPr>
              <w:t>β</w:t>
            </w:r>
            <w:r w:rsidR="006B4070" w:rsidRPr="00A7730B">
              <w:rPr>
                <w:sz w:val="24"/>
                <w:szCs w:val="24"/>
                <w:lang w:val="ru-RU"/>
              </w:rPr>
              <w:t>)</w:t>
            </w:r>
            <w:ins w:id="528" w:author="Vostokova_NV" w:date="2019-11-11T02:08:00Z">
              <w:r w:rsidR="000B033E">
                <w:rPr>
                  <w:sz w:val="24"/>
                  <w:szCs w:val="24"/>
                  <w:lang w:val="ru-RU"/>
                </w:rPr>
                <w:t xml:space="preserve"> и соотношении между группами </w:t>
              </w:r>
            </w:ins>
            <w:ins w:id="529" w:author="Vostokova_NV" w:date="2019-11-11T02:09:00Z">
              <w:r w:rsidR="000B033E">
                <w:rPr>
                  <w:sz w:val="24"/>
                  <w:szCs w:val="24"/>
                  <w:lang w:val="ru-RU"/>
                </w:rPr>
                <w:t xml:space="preserve">3:1, в группу </w:t>
              </w:r>
              <w:r w:rsidR="000B033E" w:rsidRPr="00A7730B">
                <w:rPr>
                  <w:sz w:val="24"/>
                  <w:szCs w:val="24"/>
                  <w:bdr w:val="nil"/>
                  <w:lang w:val="ru-RU" w:eastAsia="ru-RU"/>
                </w:rPr>
                <w:t xml:space="preserve">CD-008-045 </w:t>
              </w:r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 xml:space="preserve">20 мг два раза в день </w:t>
              </w:r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 xml:space="preserve">необходимо включить </w:t>
              </w:r>
            </w:ins>
            <w:ins w:id="530" w:author="Vostokova_NV" w:date="2019-11-11T02:10:00Z">
              <w:r w:rsidR="00E72AFA">
                <w:rPr>
                  <w:sz w:val="24"/>
                  <w:szCs w:val="24"/>
                  <w:bdr w:val="nil"/>
                  <w:lang w:val="ru-RU" w:eastAsia="ru-RU"/>
                </w:rPr>
                <w:t>102 пациента, а в группу</w:t>
              </w:r>
            </w:ins>
            <w:ins w:id="531" w:author="Vostokova_NV" w:date="2019-11-11T02:09:00Z">
              <w:r w:rsidR="000B033E">
                <w:rPr>
                  <w:sz w:val="24"/>
                  <w:szCs w:val="24"/>
                  <w:bdr w:val="nil"/>
                  <w:lang w:val="ru-RU" w:eastAsia="ru-RU"/>
                </w:rPr>
                <w:t xml:space="preserve"> Плацебо</w:t>
              </w:r>
            </w:ins>
            <w:ins w:id="532" w:author="Vostokova_NV" w:date="2019-11-11T02:10:00Z">
              <w:r w:rsidR="00E72AFA">
                <w:rPr>
                  <w:sz w:val="24"/>
                  <w:szCs w:val="24"/>
                  <w:bdr w:val="nil"/>
                  <w:lang w:val="ru-RU" w:eastAsia="ru-RU"/>
                </w:rPr>
                <w:t xml:space="preserve"> – 34 пациента</w:t>
              </w:r>
            </w:ins>
            <w:ins w:id="533" w:author="Vostokova_NV" w:date="2019-11-11T02:11:00Z">
              <w:r w:rsidR="00E72AFA">
                <w:rPr>
                  <w:sz w:val="24"/>
                  <w:szCs w:val="24"/>
                  <w:bdr w:val="nil"/>
                  <w:lang w:val="ru-RU" w:eastAsia="ru-RU"/>
                </w:rPr>
                <w:t xml:space="preserve">. </w:t>
              </w:r>
            </w:ins>
          </w:p>
          <w:p w14:paraId="5920944A" w14:textId="270C49B0" w:rsidR="000B033E" w:rsidRDefault="00E72AFA" w:rsidP="000B033E">
            <w:pPr>
              <w:pStyle w:val="afff0"/>
              <w:rPr>
                <w:ins w:id="534" w:author="Vostokova_NV" w:date="2019-11-11T02:09:00Z"/>
                <w:sz w:val="24"/>
                <w:szCs w:val="24"/>
                <w:lang w:val="ru-RU"/>
              </w:rPr>
            </w:pPr>
            <w:proofErr w:type="gramStart"/>
            <w:ins w:id="535" w:author="Vostokova_NV" w:date="2019-11-11T02:11:00Z">
              <w:r>
                <w:rPr>
                  <w:sz w:val="24"/>
                  <w:szCs w:val="24"/>
                  <w:bdr w:val="nil"/>
                  <w:lang w:val="ru-RU" w:eastAsia="ru-RU"/>
                </w:rPr>
                <w:t>Дополнительно 34</w:t>
              </w:r>
            </w:ins>
            <w:ins w:id="536" w:author="Vostokova_NV" w:date="2019-11-11T02:20:00Z">
              <w:r w:rsidR="008C2EF9">
                <w:rPr>
                  <w:sz w:val="24"/>
                  <w:szCs w:val="24"/>
                  <w:bdr w:val="nil"/>
                  <w:lang w:val="ru-RU" w:eastAsia="ru-RU"/>
                </w:rPr>
                <w:t> </w:t>
              </w:r>
            </w:ins>
            <w:ins w:id="537" w:author="Vostokova_NV" w:date="2019-11-11T02:15:00Z">
              <w:r>
                <w:rPr>
                  <w:sz w:val="24"/>
                  <w:szCs w:val="24"/>
                  <w:bdr w:val="nil"/>
                  <w:lang w:val="ru-RU" w:eastAsia="ru-RU"/>
                </w:rPr>
                <w:t xml:space="preserve">пациента, включенные в группу </w:t>
              </w:r>
              <w:r w:rsidRPr="00A7730B">
                <w:rPr>
                  <w:sz w:val="24"/>
                  <w:szCs w:val="24"/>
                  <w:bdr w:val="nil"/>
                  <w:lang w:val="ru-RU" w:eastAsia="ru-RU"/>
                </w:rPr>
                <w:t xml:space="preserve">CD-008-045 </w:t>
              </w:r>
              <w:r>
                <w:rPr>
                  <w:sz w:val="24"/>
                  <w:szCs w:val="24"/>
                  <w:bdr w:val="nil"/>
                  <w:lang w:val="ru-RU" w:eastAsia="ru-RU"/>
                </w:rPr>
                <w:t xml:space="preserve">20 мг </w:t>
              </w:r>
              <w:r>
                <w:rPr>
                  <w:sz w:val="24"/>
                  <w:szCs w:val="24"/>
                  <w:bdr w:val="nil"/>
                  <w:lang w:val="ru-RU" w:eastAsia="ru-RU"/>
                </w:rPr>
                <w:t>один</w:t>
              </w:r>
              <w:r>
                <w:rPr>
                  <w:sz w:val="24"/>
                  <w:szCs w:val="24"/>
                  <w:bdr w:val="nil"/>
                  <w:lang w:val="ru-RU" w:eastAsia="ru-RU"/>
                </w:rPr>
                <w:t xml:space="preserve"> раз в день</w:t>
              </w:r>
              <w:r>
                <w:rPr>
                  <w:sz w:val="24"/>
                  <w:szCs w:val="24"/>
                  <w:bdr w:val="nil"/>
                  <w:lang w:val="ru-RU" w:eastAsia="ru-RU"/>
                </w:rPr>
                <w:t xml:space="preserve">, позволят оценить возможность снижения </w:t>
              </w:r>
            </w:ins>
            <w:ins w:id="538" w:author="Vostokova_NV" w:date="2019-11-11T03:05:00Z">
              <w:r w:rsidR="009F162E">
                <w:rPr>
                  <w:sz w:val="24"/>
                  <w:szCs w:val="24"/>
                  <w:bdr w:val="nil"/>
                  <w:lang w:val="ru-RU" w:eastAsia="ru-RU"/>
                </w:rPr>
                <w:t>частоты приема</w:t>
              </w:r>
            </w:ins>
            <w:ins w:id="539" w:author="Vostokova_NV" w:date="2019-11-11T02:16:00Z">
              <w:r>
                <w:rPr>
                  <w:sz w:val="24"/>
                  <w:szCs w:val="24"/>
                  <w:bdr w:val="nil"/>
                  <w:lang w:val="ru-RU" w:eastAsia="ru-RU"/>
                </w:rPr>
                <w:t xml:space="preserve"> исследуемого препарата </w:t>
              </w:r>
            </w:ins>
            <w:ins w:id="540" w:author="Vostokova_NV" w:date="2019-11-11T02:34:00Z">
              <w:r w:rsidR="00A23712">
                <w:rPr>
                  <w:sz w:val="24"/>
                  <w:szCs w:val="24"/>
                  <w:bdr w:val="nil"/>
                  <w:lang w:val="ru-RU" w:eastAsia="ru-RU"/>
                </w:rPr>
                <w:t>при</w:t>
              </w:r>
            </w:ins>
            <w:ins w:id="541" w:author="Vostokova_NV" w:date="2019-11-11T02:16:00Z">
              <w:r>
                <w:rPr>
                  <w:sz w:val="24"/>
                  <w:szCs w:val="24"/>
                  <w:bdr w:val="nil"/>
                  <w:lang w:val="ru-RU" w:eastAsia="ru-RU"/>
                </w:rPr>
                <w:t xml:space="preserve"> сравнени</w:t>
              </w:r>
            </w:ins>
            <w:ins w:id="542" w:author="Vostokova_NV" w:date="2019-11-11T02:34:00Z">
              <w:r w:rsidR="00A23712">
                <w:rPr>
                  <w:sz w:val="24"/>
                  <w:szCs w:val="24"/>
                  <w:bdr w:val="nil"/>
                  <w:lang w:val="ru-RU" w:eastAsia="ru-RU"/>
                </w:rPr>
                <w:t>и</w:t>
              </w:r>
            </w:ins>
            <w:ins w:id="543" w:author="Vostokova_NV" w:date="2019-11-11T02:16:00Z">
              <w:r>
                <w:rPr>
                  <w:sz w:val="24"/>
                  <w:szCs w:val="24"/>
                  <w:bdr w:val="nil"/>
                  <w:lang w:val="ru-RU" w:eastAsia="ru-RU"/>
                </w:rPr>
                <w:t xml:space="preserve"> с Плацебо при </w:t>
              </w:r>
            </w:ins>
            <w:ins w:id="544" w:author="Vostokova_NV" w:date="2019-11-11T02:20:00Z">
              <w:r w:rsidR="008C2EF9">
                <w:rPr>
                  <w:sz w:val="24"/>
                  <w:szCs w:val="24"/>
                  <w:bdr w:val="nil"/>
                  <w:lang w:val="ru-RU" w:eastAsia="ru-RU"/>
                </w:rPr>
                <w:t xml:space="preserve">разнице между группами 5,5 баллов, </w:t>
              </w:r>
            </w:ins>
            <w:ins w:id="545" w:author="Vostokova_NV" w:date="2019-11-11T02:18:00Z">
              <w:r w:rsidRPr="00A7730B">
                <w:rPr>
                  <w:sz w:val="24"/>
                  <w:szCs w:val="24"/>
                  <w:bdr w:val="nil"/>
                  <w:lang w:val="ru-RU" w:eastAsia="ru-RU"/>
                </w:rPr>
                <w:t xml:space="preserve">стандартном отклонении </w:t>
              </w:r>
              <w:r w:rsidRPr="00A7730B">
                <w:rPr>
                  <w:sz w:val="24"/>
                  <w:szCs w:val="24"/>
                  <w:bdr w:val="nil"/>
                  <w:lang w:eastAsia="ru-RU"/>
                </w:rPr>
                <w:t>SD</w:t>
              </w:r>
              <w:r w:rsidRPr="00A7730B">
                <w:rPr>
                  <w:sz w:val="24"/>
                  <w:szCs w:val="24"/>
                  <w:bdr w:val="nil"/>
                  <w:lang w:val="ru-RU" w:eastAsia="ru-RU"/>
                </w:rPr>
                <w:t>=</w:t>
              </w:r>
              <w:r>
                <w:rPr>
                  <w:sz w:val="24"/>
                  <w:szCs w:val="24"/>
                  <w:bdr w:val="nil"/>
                  <w:lang w:val="ru-RU" w:eastAsia="ru-RU"/>
                </w:rPr>
                <w:t>7</w:t>
              </w:r>
              <w:r w:rsidRPr="00A7730B">
                <w:rPr>
                  <w:sz w:val="24"/>
                  <w:szCs w:val="24"/>
                  <w:bdr w:val="nil"/>
                  <w:lang w:val="ru-RU" w:eastAsia="ru-RU"/>
                </w:rPr>
                <w:t xml:space="preserve"> баллов</w:t>
              </w:r>
              <w:r>
                <w:rPr>
                  <w:sz w:val="24"/>
                  <w:szCs w:val="24"/>
                  <w:bdr w:val="nil"/>
                  <w:lang w:val="ru-RU" w:eastAsia="ru-RU"/>
                </w:rPr>
                <w:t>,</w:t>
              </w:r>
              <w:r w:rsidRPr="00A7730B">
                <w:rPr>
                  <w:sz w:val="24"/>
                  <w:szCs w:val="24"/>
                  <w:lang w:val="ru-RU"/>
                </w:rPr>
                <w:t xml:space="preserve"> </w:t>
              </w:r>
            </w:ins>
            <w:ins w:id="546" w:author="Vostokova_NV" w:date="2019-11-11T02:16:00Z">
              <w:r w:rsidRPr="00A7730B">
                <w:rPr>
                  <w:sz w:val="24"/>
                  <w:szCs w:val="24"/>
                  <w:lang w:val="ru-RU"/>
                </w:rPr>
                <w:t xml:space="preserve">вероятности ошибки </w:t>
              </w:r>
              <w:r w:rsidRPr="00A7730B">
                <w:rPr>
                  <w:sz w:val="24"/>
                  <w:szCs w:val="24"/>
                </w:rPr>
                <w:t>I</w:t>
              </w:r>
              <w:r w:rsidRPr="00A7730B">
                <w:rPr>
                  <w:sz w:val="24"/>
                  <w:szCs w:val="24"/>
                  <w:lang w:val="ru-RU"/>
                </w:rPr>
                <w:t xml:space="preserve"> рода </w:t>
              </w:r>
              <w:r w:rsidRPr="00A7730B">
                <w:rPr>
                  <w:sz w:val="24"/>
                  <w:szCs w:val="24"/>
                </w:rPr>
                <w:t>α</w:t>
              </w:r>
              <w:r w:rsidRPr="00A7730B">
                <w:rPr>
                  <w:sz w:val="24"/>
                  <w:szCs w:val="24"/>
                  <w:lang w:val="ru-RU"/>
                </w:rPr>
                <w:t xml:space="preserve"> = 0,05 (двусторонняя), мощности </w:t>
              </w:r>
            </w:ins>
            <w:ins w:id="547" w:author="Vostokova_NV" w:date="2019-11-11T02:17:00Z">
              <w:r>
                <w:rPr>
                  <w:sz w:val="24"/>
                  <w:szCs w:val="24"/>
                  <w:lang w:val="ru-RU"/>
                </w:rPr>
                <w:t>89</w:t>
              </w:r>
            </w:ins>
            <w:ins w:id="548" w:author="Vostokova_NV" w:date="2019-11-11T03:06:00Z">
              <w:r w:rsidR="009F162E">
                <w:rPr>
                  <w:sz w:val="24"/>
                  <w:szCs w:val="24"/>
                  <w:lang w:val="ru-RU"/>
                </w:rPr>
                <w:t>,5</w:t>
              </w:r>
            </w:ins>
            <w:ins w:id="549" w:author="Vostokova_NV" w:date="2019-11-11T02:16:00Z">
              <w:r w:rsidRPr="00A7730B">
                <w:rPr>
                  <w:sz w:val="24"/>
                  <w:szCs w:val="24"/>
                  <w:lang w:val="ru-RU"/>
                </w:rPr>
                <w:t>% (1-</w:t>
              </w:r>
              <w:r w:rsidRPr="00A7730B">
                <w:rPr>
                  <w:sz w:val="24"/>
                  <w:szCs w:val="24"/>
                </w:rPr>
                <w:t>β</w:t>
              </w:r>
              <w:r w:rsidRPr="00A7730B">
                <w:rPr>
                  <w:sz w:val="24"/>
                  <w:szCs w:val="24"/>
                  <w:lang w:val="ru-RU"/>
                </w:rPr>
                <w:t>)</w:t>
              </w:r>
              <w:r>
                <w:rPr>
                  <w:sz w:val="24"/>
                  <w:szCs w:val="24"/>
                  <w:lang w:val="ru-RU"/>
                </w:rPr>
                <w:t xml:space="preserve"> и соотношении между группами </w:t>
              </w:r>
            </w:ins>
            <w:ins w:id="550" w:author="Vostokova_NV" w:date="2019-11-11T02:17:00Z">
              <w:r>
                <w:rPr>
                  <w:sz w:val="24"/>
                  <w:szCs w:val="24"/>
                  <w:lang w:val="ru-RU"/>
                </w:rPr>
                <w:t>1</w:t>
              </w:r>
            </w:ins>
            <w:ins w:id="551" w:author="Vostokova_NV" w:date="2019-11-11T02:16:00Z">
              <w:r>
                <w:rPr>
                  <w:sz w:val="24"/>
                  <w:szCs w:val="24"/>
                  <w:lang w:val="ru-RU"/>
                </w:rPr>
                <w:t>:1</w:t>
              </w:r>
            </w:ins>
            <w:ins w:id="552" w:author="Vostokova_NV" w:date="2019-11-11T02:18:00Z">
              <w:r>
                <w:rPr>
                  <w:sz w:val="24"/>
                  <w:szCs w:val="24"/>
                  <w:lang w:val="ru-RU"/>
                </w:rPr>
                <w:t>.</w:t>
              </w:r>
              <w:proofErr w:type="gramEnd"/>
              <w:r>
                <w:rPr>
                  <w:sz w:val="24"/>
                  <w:szCs w:val="24"/>
                  <w:lang w:val="ru-RU"/>
                </w:rPr>
                <w:t xml:space="preserve"> Таким образом, суммарная мощность исследования </w:t>
              </w:r>
            </w:ins>
            <w:ins w:id="553" w:author="Vostokova_NV" w:date="2019-11-11T03:07:00Z">
              <w:r w:rsidR="009F162E">
                <w:rPr>
                  <w:sz w:val="24"/>
                  <w:szCs w:val="24"/>
                  <w:lang w:val="ru-RU"/>
                </w:rPr>
                <w:t xml:space="preserve">при тестировании двух гипотез </w:t>
              </w:r>
            </w:ins>
            <w:ins w:id="554" w:author="Vostokova_NV" w:date="2019-11-11T02:18:00Z">
              <w:r>
                <w:rPr>
                  <w:sz w:val="24"/>
                  <w:szCs w:val="24"/>
                  <w:lang w:val="ru-RU"/>
                </w:rPr>
                <w:t>составит не менее 80%.</w:t>
              </w:r>
            </w:ins>
          </w:p>
          <w:p w14:paraId="27D48312" w14:textId="5963B9D9" w:rsidR="00022AF6" w:rsidRPr="00A7730B" w:rsidDel="008C2EF9" w:rsidRDefault="00FB44FE" w:rsidP="00022AF6">
            <w:pPr>
              <w:pStyle w:val="afff0"/>
              <w:rPr>
                <w:ins w:id="555" w:author="Elena A. Merkulova" w:date="2019-11-09T00:48:00Z"/>
                <w:del w:id="556" w:author="Vostokova_NV" w:date="2019-11-11T02:21:00Z"/>
                <w:sz w:val="24"/>
                <w:szCs w:val="24"/>
                <w:lang w:val="ru-RU"/>
              </w:rPr>
            </w:pPr>
            <w:del w:id="557" w:author="Vostokova_NV" w:date="2019-11-11T02:21:00Z">
              <w:r w:rsidRPr="00A7730B" w:rsidDel="008C2EF9">
                <w:rPr>
                  <w:sz w:val="24"/>
                  <w:szCs w:val="24"/>
                  <w:lang w:val="ru-RU"/>
                </w:rPr>
                <w:delText xml:space="preserve"> и соотношении между </w:delText>
              </w:r>
              <w:r w:rsidR="00694FF0" w:rsidRPr="00A7730B" w:rsidDel="008C2EF9">
                <w:rPr>
                  <w:sz w:val="24"/>
                  <w:szCs w:val="24"/>
                  <w:lang w:val="ru-RU"/>
                </w:rPr>
                <w:delText>группами</w:delText>
              </w:r>
              <w:r w:rsidRPr="00A7730B" w:rsidDel="008C2EF9">
                <w:rPr>
                  <w:sz w:val="24"/>
                  <w:szCs w:val="24"/>
                  <w:lang w:val="ru-RU"/>
                </w:rPr>
                <w:delText xml:space="preserve"> </w:delText>
              </w:r>
            </w:del>
            <w:ins w:id="558" w:author="Dmitriy S. Gorchakov" w:date="2019-11-08T18:06:00Z">
              <w:del w:id="559" w:author="Vostokova_NV" w:date="2019-11-11T02:21:00Z">
                <w:r w:rsidR="00D75512" w:rsidRPr="00A7730B" w:rsidDel="008C2EF9">
                  <w:rPr>
                    <w:sz w:val="24"/>
                    <w:szCs w:val="24"/>
                    <w:lang w:val="ru-RU"/>
                  </w:rPr>
                  <w:delText>12:</w:delText>
                </w:r>
              </w:del>
            </w:ins>
            <w:del w:id="560" w:author="Vostokova_NV" w:date="2019-11-11T02:21:00Z">
              <w:r w:rsidRPr="00A7730B" w:rsidDel="008C2EF9">
                <w:rPr>
                  <w:sz w:val="24"/>
                  <w:szCs w:val="24"/>
                  <w:lang w:val="ru-RU"/>
                </w:rPr>
                <w:delText>4:</w:delText>
              </w:r>
            </w:del>
            <w:ins w:id="561" w:author="Dmitriy S. Gorchakov" w:date="2019-11-08T18:07:00Z">
              <w:del w:id="562" w:author="Vostokova_NV" w:date="2019-11-11T02:21:00Z">
                <w:r w:rsidR="00D75512" w:rsidRPr="00A7730B" w:rsidDel="008C2EF9">
                  <w:rPr>
                    <w:sz w:val="24"/>
                    <w:szCs w:val="24"/>
                    <w:lang w:val="ru-RU"/>
                  </w:rPr>
                  <w:delText>3:</w:delText>
                </w:r>
              </w:del>
            </w:ins>
            <w:del w:id="563" w:author="Vostokova_NV" w:date="2019-11-11T02:21:00Z">
              <w:r w:rsidRPr="00A7730B" w:rsidDel="008C2EF9">
                <w:rPr>
                  <w:sz w:val="24"/>
                  <w:szCs w:val="24"/>
                  <w:lang w:val="ru-RU"/>
                </w:rPr>
                <w:delText>1,</w:delText>
              </w:r>
              <w:r w:rsidR="006B4070" w:rsidRPr="00A7730B" w:rsidDel="008C2EF9">
                <w:rPr>
                  <w:sz w:val="24"/>
                  <w:szCs w:val="24"/>
                  <w:lang w:val="ru-RU"/>
                </w:rPr>
                <w:delText xml:space="preserve"> в </w:delText>
              </w:r>
              <w:r w:rsidR="006B4070" w:rsidRPr="00A7730B" w:rsidDel="008C2EF9">
                <w:rPr>
                  <w:sz w:val="24"/>
                  <w:szCs w:val="24"/>
                  <w:lang w:val="ru-RU" w:eastAsia="ru-RU"/>
                </w:rPr>
                <w:delText>исследование</w:delText>
              </w:r>
              <w:r w:rsidR="006B4070" w:rsidRPr="00A7730B" w:rsidDel="008C2EF9">
                <w:rPr>
                  <w:sz w:val="24"/>
                  <w:szCs w:val="24"/>
                  <w:lang w:val="ru-RU"/>
                </w:rPr>
                <w:delText xml:space="preserve"> необходимо включить </w:delText>
              </w:r>
              <w:r w:rsidR="00694FF0" w:rsidRPr="00A7730B" w:rsidDel="008C2EF9">
                <w:rPr>
                  <w:sz w:val="24"/>
                  <w:szCs w:val="24"/>
                  <w:lang w:val="ru-RU"/>
                </w:rPr>
                <w:delText>136</w:delText>
              </w:r>
              <w:r w:rsidR="006B4070" w:rsidRPr="00A7730B" w:rsidDel="008C2EF9">
                <w:rPr>
                  <w:sz w:val="24"/>
                  <w:szCs w:val="24"/>
                  <w:lang w:val="ru-RU"/>
                </w:rPr>
                <w:delText xml:space="preserve"> пациентов в группу </w:delText>
              </w:r>
              <w:r w:rsidRPr="00A7730B" w:rsidDel="008C2EF9">
                <w:rPr>
                  <w:sz w:val="24"/>
                  <w:szCs w:val="24"/>
                  <w:lang w:val="ru-RU"/>
                </w:rPr>
                <w:delText xml:space="preserve">препарата </w:delText>
              </w:r>
              <w:r w:rsidRPr="00A7730B" w:rsidDel="008C2EF9">
                <w:rPr>
                  <w:sz w:val="24"/>
                  <w:szCs w:val="24"/>
                  <w:bdr w:val="nil"/>
                  <w:lang w:val="ru-RU" w:eastAsia="ru-RU"/>
                </w:rPr>
                <w:delText xml:space="preserve">CD-008-045 и </w:delText>
              </w:r>
              <w:r w:rsidR="00694FF0" w:rsidRPr="00A7730B" w:rsidDel="008C2EF9">
                <w:rPr>
                  <w:sz w:val="24"/>
                  <w:szCs w:val="24"/>
                  <w:bdr w:val="nil"/>
                  <w:lang w:val="ru-RU" w:eastAsia="ru-RU"/>
                </w:rPr>
                <w:delText>34 пациента</w:delText>
              </w:r>
              <w:r w:rsidRPr="00A7730B" w:rsidDel="008C2EF9">
                <w:rPr>
                  <w:sz w:val="24"/>
                  <w:szCs w:val="24"/>
                  <w:bdr w:val="nil"/>
                  <w:lang w:val="ru-RU" w:eastAsia="ru-RU"/>
                </w:rPr>
                <w:delText xml:space="preserve"> в г</w:delText>
              </w:r>
              <w:r w:rsidR="00694FF0" w:rsidRPr="00A7730B" w:rsidDel="008C2EF9">
                <w:rPr>
                  <w:sz w:val="24"/>
                  <w:szCs w:val="24"/>
                  <w:bdr w:val="nil"/>
                  <w:lang w:val="ru-RU" w:eastAsia="ru-RU"/>
                </w:rPr>
                <w:delText>руппу</w:delText>
              </w:r>
              <w:r w:rsidRPr="00A7730B" w:rsidDel="008C2EF9">
                <w:rPr>
                  <w:sz w:val="24"/>
                  <w:szCs w:val="24"/>
                  <w:bdr w:val="nil"/>
                  <w:lang w:val="ru-RU" w:eastAsia="ru-RU"/>
                </w:rPr>
                <w:delText xml:space="preserve"> Плацебо</w:delText>
              </w:r>
              <w:r w:rsidR="006B4070" w:rsidRPr="00A7730B" w:rsidDel="008C2EF9">
                <w:rPr>
                  <w:sz w:val="24"/>
                  <w:szCs w:val="24"/>
                  <w:lang w:val="ru-RU"/>
                </w:rPr>
                <w:delText>.</w:delText>
              </w:r>
            </w:del>
            <w:ins w:id="564" w:author="Dmitriy S. Gorchakov" w:date="2019-11-08T18:08:00Z">
              <w:del w:id="565" w:author="Vostokova_NV" w:date="2019-11-11T02:21:00Z">
                <w:r w:rsidR="007A0D59" w:rsidRPr="00A7730B" w:rsidDel="008C2EF9">
                  <w:rPr>
                    <w:sz w:val="24"/>
                    <w:szCs w:val="24"/>
                    <w:lang w:val="ru-RU"/>
                  </w:rPr>
                  <w:delText>в групп</w:delText>
                </w:r>
              </w:del>
            </w:ins>
            <w:ins w:id="566" w:author="Elena A. Merkulova" w:date="2019-11-09T00:46:00Z">
              <w:del w:id="567" w:author="Vostokova_NV" w:date="2019-11-11T02:21:00Z">
                <w:r w:rsidR="00B4739C" w:rsidRPr="00A7730B" w:rsidDel="008C2EF9">
                  <w:rPr>
                    <w:sz w:val="24"/>
                    <w:szCs w:val="24"/>
                    <w:lang w:val="ru-RU"/>
                  </w:rPr>
                  <w:delText xml:space="preserve"> 1</w:delText>
                </w:r>
              </w:del>
            </w:ins>
            <w:ins w:id="568" w:author="Elena A. Merkulova" w:date="2019-11-09T00:50:00Z">
              <w:del w:id="569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>02</w:delText>
                </w:r>
              </w:del>
            </w:ins>
            <w:ins w:id="570" w:author="Elena A. Merkulova" w:date="2019-11-09T00:46:00Z">
              <w:del w:id="571" w:author="Vostokova_NV" w:date="2019-11-11T02:21:00Z">
                <w:r w:rsidR="00B4739C" w:rsidRPr="00A7730B" w:rsidDel="008C2EF9">
                  <w:rPr>
                    <w:sz w:val="24"/>
                    <w:szCs w:val="24"/>
                    <w:lang w:val="ru-RU"/>
                  </w:rPr>
                  <w:delText xml:space="preserve"> пациент</w:delText>
                </w:r>
              </w:del>
            </w:ins>
            <w:ins w:id="572" w:author="Elena A. Merkulova" w:date="2019-11-09T00:50:00Z">
              <w:del w:id="573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>а</w:delText>
                </w:r>
              </w:del>
            </w:ins>
            <w:ins w:id="574" w:author="Elena A. Merkulova" w:date="2019-11-09T00:46:00Z">
              <w:del w:id="575" w:author="Vostokova_NV" w:date="2019-11-11T02:21:00Z">
                <w:r w:rsidR="00B4739C" w:rsidRPr="00A7730B" w:rsidDel="008C2EF9">
                  <w:rPr>
                    <w:sz w:val="24"/>
                    <w:szCs w:val="24"/>
                    <w:lang w:val="ru-RU"/>
                  </w:rPr>
                  <w:delText xml:space="preserve"> </w:delText>
                </w:r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>в гр</w:delText>
                </w:r>
              </w:del>
            </w:ins>
            <w:ins w:id="576" w:author="Elena A. Merkulova" w:date="2019-11-09T00:47:00Z">
              <w:del w:id="577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уппу </w:delText>
                </w:r>
              </w:del>
            </w:ins>
            <w:ins w:id="578" w:author="Elena A. Merkulova" w:date="2019-11-09T00:45:00Z">
              <w:del w:id="579" w:author="Vostokova_NV" w:date="2019-11-11T02:21:00Z">
                <w:r w:rsidR="00B4739C" w:rsidRPr="00A7730B" w:rsidDel="008C2EF9">
                  <w:rPr>
                    <w:sz w:val="24"/>
                    <w:szCs w:val="24"/>
                    <w:lang w:val="ru-RU"/>
                  </w:rPr>
                  <w:delText>CD-008-045 20 мг два раза в день</w:delText>
                </w:r>
              </w:del>
            </w:ins>
            <w:ins w:id="580" w:author="Elena A. Merkulova" w:date="2019-11-09T00:46:00Z">
              <w:del w:id="581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, </w:delText>
                </w:r>
              </w:del>
            </w:ins>
            <w:ins w:id="582" w:author="Elena A. Merkulova" w:date="2019-11-09T00:45:00Z">
              <w:del w:id="583" w:author="Vostokova_NV" w:date="2019-11-11T02:21:00Z">
                <w:r w:rsidR="00B4739C" w:rsidRPr="00A7730B" w:rsidDel="008C2EF9">
                  <w:rPr>
                    <w:sz w:val="24"/>
                    <w:szCs w:val="24"/>
                    <w:lang w:val="ru-RU"/>
                  </w:rPr>
                  <w:delText xml:space="preserve"> </w:delText>
                </w:r>
              </w:del>
            </w:ins>
            <w:ins w:id="584" w:author="Elena A. Merkulova" w:date="2019-11-09T00:50:00Z">
              <w:del w:id="585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>34</w:delText>
                </w:r>
              </w:del>
            </w:ins>
            <w:ins w:id="586" w:author="Elena A. Merkulova" w:date="2019-11-09T00:46:00Z">
              <w:del w:id="587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 пациент</w:delText>
                </w:r>
              </w:del>
            </w:ins>
            <w:ins w:id="588" w:author="Elena A. Merkulova" w:date="2019-11-09T00:50:00Z">
              <w:del w:id="589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>а</w:delText>
                </w:r>
              </w:del>
            </w:ins>
            <w:ins w:id="590" w:author="Elena A. Merkulova" w:date="2019-11-09T00:46:00Z">
              <w:del w:id="591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 </w:delText>
                </w:r>
              </w:del>
            </w:ins>
            <w:ins w:id="592" w:author="Elena A. Merkulova" w:date="2019-11-09T00:47:00Z">
              <w:del w:id="593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в группу </w:delText>
                </w:r>
              </w:del>
            </w:ins>
            <w:ins w:id="594" w:author="Elena A. Merkulova" w:date="2019-11-09T00:45:00Z">
              <w:del w:id="595" w:author="Vostokova_NV" w:date="2019-11-11T02:21:00Z">
                <w:r w:rsidR="00B4739C" w:rsidRPr="00A7730B" w:rsidDel="008C2EF9">
                  <w:rPr>
                    <w:sz w:val="24"/>
                    <w:szCs w:val="24"/>
                    <w:lang w:val="ru-RU"/>
                  </w:rPr>
                  <w:delText xml:space="preserve">CD-008-045  один раз в день, </w:delText>
                </w:r>
              </w:del>
            </w:ins>
            <w:ins w:id="596" w:author="Elena A. Merkulova" w:date="2019-11-09T00:51:00Z">
              <w:del w:id="597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>26</w:delText>
                </w:r>
              </w:del>
            </w:ins>
            <w:ins w:id="598" w:author="Elena A. Merkulova" w:date="2019-11-09T00:47:00Z">
              <w:del w:id="599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 пациентов в группу </w:delText>
                </w:r>
              </w:del>
            </w:ins>
            <w:ins w:id="600" w:author="Elena A. Merkulova" w:date="2019-11-09T00:45:00Z">
              <w:del w:id="601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>Плацебо два раза в день</w:delText>
                </w:r>
              </w:del>
            </w:ins>
            <w:ins w:id="602" w:author="Elena A. Merkulova" w:date="2019-11-09T00:47:00Z">
              <w:del w:id="603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 </w:delText>
                </w:r>
              </w:del>
            </w:ins>
            <w:ins w:id="604" w:author="Elena A. Merkulova" w:date="2019-11-09T00:45:00Z">
              <w:del w:id="605" w:author="Vostokova_NV" w:date="2019-11-11T02:21:00Z">
                <w:r w:rsidR="00B4739C" w:rsidRPr="00A7730B" w:rsidDel="008C2EF9">
                  <w:rPr>
                    <w:sz w:val="24"/>
                    <w:szCs w:val="24"/>
                    <w:lang w:val="ru-RU"/>
                  </w:rPr>
                  <w:delText xml:space="preserve">и </w:delText>
                </w:r>
              </w:del>
            </w:ins>
            <w:ins w:id="606" w:author="Elena A. Merkulova" w:date="2019-11-09T00:51:00Z">
              <w:del w:id="607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>9</w:delText>
                </w:r>
              </w:del>
            </w:ins>
            <w:ins w:id="608" w:author="Elena A. Merkulova" w:date="2019-11-09T00:47:00Z">
              <w:del w:id="609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 пациентов </w:delText>
                </w:r>
              </w:del>
            </w:ins>
            <w:ins w:id="610" w:author="Elena A. Merkulova" w:date="2019-11-09T00:48:00Z">
              <w:del w:id="611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в группу </w:delText>
                </w:r>
              </w:del>
            </w:ins>
            <w:ins w:id="612" w:author="Elena A. Merkulova" w:date="2019-11-09T00:45:00Z">
              <w:del w:id="613" w:author="Vostokova_NV" w:date="2019-11-11T02:21:00Z">
                <w:r w:rsidR="00B4739C" w:rsidRPr="00A7730B" w:rsidDel="008C2EF9">
                  <w:rPr>
                    <w:sz w:val="24"/>
                    <w:szCs w:val="24"/>
                    <w:lang w:val="ru-RU"/>
                  </w:rPr>
                  <w:delText>Плацебо один раз в день</w:delText>
                </w:r>
              </w:del>
            </w:ins>
            <w:ins w:id="614" w:author="Dmitriy S. Gorchakov" w:date="2019-11-08T18:08:00Z">
              <w:del w:id="615" w:author="Vostokova_NV" w:date="2019-11-11T02:21:00Z">
                <w:r w:rsidR="007A0D59" w:rsidRPr="00A7730B" w:rsidDel="008C2EF9">
                  <w:rPr>
                    <w:sz w:val="24"/>
                    <w:szCs w:val="24"/>
                    <w:lang w:val="ru-RU"/>
                  </w:rPr>
                  <w:delText xml:space="preserve">у 1 – 120 пациентов, в группу 2 – 30 </w:delText>
                </w:r>
              </w:del>
            </w:ins>
            <w:ins w:id="616" w:author="Dmitriy S. Gorchakov" w:date="2019-11-08T18:09:00Z">
              <w:del w:id="617" w:author="Vostokova_NV" w:date="2019-11-11T02:21:00Z">
                <w:r w:rsidR="007A0D59" w:rsidRPr="00A7730B" w:rsidDel="008C2EF9">
                  <w:rPr>
                    <w:sz w:val="24"/>
                    <w:szCs w:val="24"/>
                    <w:lang w:val="ru-RU"/>
                  </w:rPr>
                  <w:delText xml:space="preserve">пациентов, в группу 3 – </w:delText>
                </w:r>
              </w:del>
            </w:ins>
            <w:ins w:id="618" w:author="Dmitriy S. Gorchakov" w:date="2019-11-08T18:14:00Z">
              <w:del w:id="619" w:author="Vostokova_NV" w:date="2019-11-11T02:21:00Z">
                <w:r w:rsidR="007A0D59" w:rsidRPr="00A7730B" w:rsidDel="008C2EF9">
                  <w:rPr>
                    <w:sz w:val="24"/>
                    <w:szCs w:val="24"/>
                    <w:lang w:val="ru-RU"/>
                  </w:rPr>
                  <w:delText>4</w:delText>
                </w:r>
              </w:del>
            </w:ins>
            <w:ins w:id="620" w:author="Dmitriy S. Gorchakov" w:date="2019-11-08T18:09:00Z">
              <w:del w:id="621" w:author="Vostokova_NV" w:date="2019-11-11T02:21:00Z">
                <w:r w:rsidR="007A0D59" w:rsidRPr="00A7730B" w:rsidDel="008C2EF9">
                  <w:rPr>
                    <w:sz w:val="24"/>
                    <w:szCs w:val="24"/>
                    <w:lang w:val="ru-RU"/>
                  </w:rPr>
                  <w:delText xml:space="preserve">0 пациентов, в группу 4 – 10 пациентов. </w:delText>
                </w:r>
              </w:del>
            </w:ins>
            <w:del w:id="622" w:author="Vostokova_NV" w:date="2019-11-11T02:21:00Z">
              <w:r w:rsidR="006B4070" w:rsidRPr="00A7730B" w:rsidDel="008C2EF9">
                <w:rPr>
                  <w:sz w:val="24"/>
                  <w:szCs w:val="24"/>
                  <w:lang w:val="ru-RU"/>
                </w:rPr>
                <w:delText xml:space="preserve"> </w:delText>
              </w:r>
            </w:del>
          </w:p>
          <w:p w14:paraId="6F360367" w14:textId="3E8D2315" w:rsidR="008C2EF9" w:rsidRDefault="006B4070" w:rsidP="008C2EF9">
            <w:pPr>
              <w:pStyle w:val="afff0"/>
              <w:rPr>
                <w:ins w:id="623" w:author="Vostokova_NV" w:date="2019-11-11T02:22:00Z"/>
                <w:sz w:val="24"/>
                <w:szCs w:val="24"/>
                <w:lang w:val="ru-RU"/>
              </w:rPr>
            </w:pPr>
            <w:r w:rsidRPr="00A7730B">
              <w:rPr>
                <w:sz w:val="24"/>
                <w:szCs w:val="24"/>
                <w:lang w:val="ru-RU"/>
              </w:rPr>
              <w:t>С</w:t>
            </w:r>
            <w:r w:rsidRPr="00A7730B">
              <w:rPr>
                <w:sz w:val="24"/>
                <w:szCs w:val="24"/>
              </w:rPr>
              <w:t> </w:t>
            </w:r>
            <w:r w:rsidRPr="00A7730B">
              <w:rPr>
                <w:sz w:val="24"/>
                <w:szCs w:val="24"/>
                <w:lang w:val="ru-RU"/>
              </w:rPr>
              <w:t xml:space="preserve">учетом возможного 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>досрочног</w:t>
            </w:r>
            <w:r w:rsidR="00694FF0" w:rsidRPr="00A7730B">
              <w:rPr>
                <w:sz w:val="24"/>
                <w:szCs w:val="24"/>
                <w:bdr w:val="nil"/>
                <w:lang w:val="ru-RU" w:eastAsia="ru-RU"/>
              </w:rPr>
              <w:t>о завершения, не превышающего 15</w:t>
            </w:r>
            <w:r w:rsidRPr="00A7730B">
              <w:rPr>
                <w:sz w:val="24"/>
                <w:szCs w:val="24"/>
                <w:bdr w:val="nil"/>
                <w:lang w:val="ru-RU" w:eastAsia="ru-RU"/>
              </w:rPr>
              <w:t xml:space="preserve">%, </w:t>
            </w:r>
            <w:r w:rsidR="00FB44FE" w:rsidRPr="00A7730B">
              <w:rPr>
                <w:sz w:val="24"/>
                <w:szCs w:val="24"/>
                <w:bdr w:val="nil"/>
                <w:lang w:val="ru-RU" w:eastAsia="ru-RU"/>
              </w:rPr>
              <w:t>в исследование необх</w:t>
            </w:r>
            <w:r w:rsidR="00694FF0" w:rsidRPr="00A7730B">
              <w:rPr>
                <w:sz w:val="24"/>
                <w:szCs w:val="24"/>
                <w:bdr w:val="nil"/>
                <w:lang w:val="ru-RU" w:eastAsia="ru-RU"/>
              </w:rPr>
              <w:t xml:space="preserve">одимо </w:t>
            </w:r>
            <w:del w:id="624" w:author="Elena A. Merkulova" w:date="2019-11-09T00:54:00Z">
              <w:r w:rsidR="00694FF0" w:rsidRPr="00A7730B" w:rsidDel="00022AF6">
                <w:rPr>
                  <w:sz w:val="24"/>
                  <w:szCs w:val="24"/>
                  <w:bdr w:val="nil"/>
                  <w:lang w:val="ru-RU" w:eastAsia="ru-RU"/>
                </w:rPr>
                <w:delText xml:space="preserve">включить </w:delText>
              </w:r>
            </w:del>
            <w:ins w:id="625" w:author="Elena A. Merkulova" w:date="2019-11-09T00:54:00Z">
              <w:del w:id="626" w:author="Vostokova_NV" w:date="2019-11-11T02:22:00Z">
                <w:r w:rsidR="00022AF6" w:rsidRPr="00A7730B" w:rsidDel="008C2EF9">
                  <w:rPr>
                    <w:sz w:val="24"/>
                    <w:szCs w:val="24"/>
                    <w:bdr w:val="nil"/>
                    <w:lang w:val="ru-RU" w:eastAsia="ru-RU"/>
                  </w:rPr>
                  <w:delText>рандомизировать</w:delText>
                </w:r>
              </w:del>
            </w:ins>
            <w:ins w:id="627" w:author="Vostokova_NV" w:date="2019-11-11T02:22:00Z">
              <w:r w:rsidR="008C2EF9">
                <w:rPr>
                  <w:sz w:val="24"/>
                  <w:szCs w:val="24"/>
                  <w:bdr w:val="nil"/>
                  <w:lang w:val="ru-RU" w:eastAsia="ru-RU"/>
                </w:rPr>
                <w:t>включить</w:t>
              </w:r>
            </w:ins>
            <w:ins w:id="628" w:author="Elena A. Merkulova" w:date="2019-11-09T00:54:00Z">
              <w:r w:rsidR="00022AF6" w:rsidRPr="00A7730B">
                <w:rPr>
                  <w:sz w:val="24"/>
                  <w:szCs w:val="24"/>
                  <w:bdr w:val="nil"/>
                  <w:lang w:val="ru-RU" w:eastAsia="ru-RU"/>
                </w:rPr>
                <w:t xml:space="preserve"> </w:t>
              </w:r>
            </w:ins>
            <w:ins w:id="629" w:author="Elena A. Merkulova" w:date="2019-11-09T00:48:00Z">
              <w:r w:rsidR="00022AF6" w:rsidRPr="00A7730B">
                <w:rPr>
                  <w:sz w:val="24"/>
                  <w:szCs w:val="24"/>
                  <w:lang w:val="ru-RU"/>
                </w:rPr>
                <w:t>120 пациентов в группу CD-008-045 20 мг два раза в день,  40</w:t>
              </w:r>
              <w:del w:id="630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 </w:delText>
                </w:r>
              </w:del>
            </w:ins>
            <w:ins w:id="631" w:author="Vostokova_NV" w:date="2019-11-11T02:21:00Z">
              <w:r w:rsidR="008C2EF9">
                <w:rPr>
                  <w:sz w:val="24"/>
                  <w:szCs w:val="24"/>
                  <w:lang w:val="ru-RU"/>
                </w:rPr>
                <w:t> </w:t>
              </w:r>
            </w:ins>
            <w:ins w:id="632" w:author="Elena A. Merkulova" w:date="2019-11-09T00:48:00Z">
              <w:r w:rsidR="00022AF6" w:rsidRPr="00A7730B">
                <w:rPr>
                  <w:sz w:val="24"/>
                  <w:szCs w:val="24"/>
                  <w:lang w:val="ru-RU"/>
                </w:rPr>
                <w:t xml:space="preserve">пациентов в группу CD-008-045 </w:t>
              </w:r>
              <w:del w:id="633" w:author="Vostokova_NV" w:date="2019-11-11T02:21:00Z">
                <w:r w:rsidR="00022AF6" w:rsidRPr="00A7730B" w:rsidDel="008C2EF9">
                  <w:rPr>
                    <w:sz w:val="24"/>
                    <w:szCs w:val="24"/>
                    <w:lang w:val="ru-RU"/>
                  </w:rPr>
                  <w:delText xml:space="preserve"> </w:delText>
                </w:r>
              </w:del>
              <w:r w:rsidR="00022AF6" w:rsidRPr="00A7730B">
                <w:rPr>
                  <w:sz w:val="24"/>
                  <w:szCs w:val="24"/>
                  <w:lang w:val="ru-RU"/>
                </w:rPr>
                <w:t>один раз в день</w:t>
              </w:r>
            </w:ins>
            <w:ins w:id="634" w:author="Vostokova_NV" w:date="2019-11-11T02:22:00Z">
              <w:r w:rsidR="008C2EF9">
                <w:rPr>
                  <w:sz w:val="24"/>
                  <w:szCs w:val="24"/>
                  <w:lang w:val="ru-RU"/>
                </w:rPr>
                <w:t xml:space="preserve"> и 40 пациентов в группы Плацебо</w:t>
              </w:r>
            </w:ins>
            <w:ins w:id="635" w:author="Vostokova_NV" w:date="2019-11-11T02:36:00Z">
              <w:r w:rsidR="00A23712">
                <w:rPr>
                  <w:sz w:val="24"/>
                  <w:szCs w:val="24"/>
                  <w:lang w:val="ru-RU"/>
                </w:rPr>
                <w:t>. Для равномерного</w:t>
              </w:r>
            </w:ins>
            <w:ins w:id="636" w:author="Vostokova_NV" w:date="2019-11-11T02:22:00Z">
              <w:r w:rsidR="008C2EF9">
                <w:rPr>
                  <w:sz w:val="24"/>
                  <w:szCs w:val="24"/>
                  <w:lang w:val="ru-RU"/>
                </w:rPr>
                <w:t xml:space="preserve"> распределения </w:t>
              </w:r>
            </w:ins>
            <w:ins w:id="637" w:author="Vostokova_NV" w:date="2019-11-11T02:23:00Z">
              <w:r w:rsidR="008C2EF9">
                <w:rPr>
                  <w:sz w:val="24"/>
                  <w:szCs w:val="24"/>
                  <w:lang w:val="ru-RU"/>
                </w:rPr>
                <w:t>кратности приема</w:t>
              </w:r>
            </w:ins>
            <w:ins w:id="638" w:author="Vostokova_NV" w:date="2019-11-11T02:41:00Z">
              <w:r w:rsidR="000E5075">
                <w:rPr>
                  <w:sz w:val="24"/>
                  <w:szCs w:val="24"/>
                  <w:lang w:val="ru-RU"/>
                </w:rPr>
                <w:t>,</w:t>
              </w:r>
            </w:ins>
            <w:ins w:id="639" w:author="Vostokova_NV" w:date="2019-11-11T02:23:00Z">
              <w:r w:rsidR="008C2EF9">
                <w:rPr>
                  <w:sz w:val="24"/>
                  <w:szCs w:val="24"/>
                  <w:lang w:val="ru-RU"/>
                </w:rPr>
                <w:t xml:space="preserve"> 30 пациентов будут получать Плацебо два раза в день, а 10 пациентов – </w:t>
              </w:r>
              <w:bookmarkStart w:id="640" w:name="_GoBack"/>
              <w:bookmarkEnd w:id="640"/>
              <w:r w:rsidR="008C2EF9">
                <w:rPr>
                  <w:sz w:val="24"/>
                  <w:szCs w:val="24"/>
                  <w:lang w:val="ru-RU"/>
                </w:rPr>
                <w:t xml:space="preserve">один </w:t>
              </w:r>
            </w:ins>
            <w:ins w:id="641" w:author="Vostokova_NV" w:date="2019-11-11T02:36:00Z">
              <w:r w:rsidR="00A23712">
                <w:rPr>
                  <w:sz w:val="24"/>
                  <w:szCs w:val="24"/>
                  <w:lang w:val="ru-RU"/>
                </w:rPr>
                <w:t>раз в день.</w:t>
              </w:r>
            </w:ins>
          </w:p>
          <w:p w14:paraId="4273B4D8" w14:textId="554EA9AF" w:rsidR="00281C16" w:rsidRPr="00A7730B" w:rsidRDefault="00022AF6" w:rsidP="00A23712">
            <w:pPr>
              <w:pStyle w:val="afff0"/>
              <w:rPr>
                <w:sz w:val="24"/>
                <w:szCs w:val="24"/>
                <w:bdr w:val="nil"/>
                <w:lang w:val="ru-RU" w:eastAsia="ru-RU"/>
              </w:rPr>
            </w:pPr>
            <w:ins w:id="642" w:author="Elena A. Merkulova" w:date="2019-11-09T00:48:00Z">
              <w:del w:id="643" w:author="Vostokova_NV" w:date="2019-11-11T02:22:00Z">
                <w:r w:rsidRPr="00A7730B" w:rsidDel="008C2EF9">
                  <w:rPr>
                    <w:sz w:val="24"/>
                    <w:szCs w:val="24"/>
                    <w:lang w:val="ru-RU"/>
                  </w:rPr>
                  <w:delText>,</w:delText>
                </w:r>
              </w:del>
              <w:r w:rsidRPr="00A7730B">
                <w:rPr>
                  <w:sz w:val="24"/>
                  <w:szCs w:val="24"/>
                  <w:lang w:val="ru-RU"/>
                </w:rPr>
                <w:t xml:space="preserve"> </w:t>
              </w:r>
              <w:del w:id="644" w:author="Vostokova_NV" w:date="2019-11-11T02:37:00Z">
                <w:r w:rsidRPr="00A7730B" w:rsidDel="00A23712">
                  <w:rPr>
                    <w:sz w:val="24"/>
                    <w:szCs w:val="24"/>
                    <w:lang w:val="ru-RU"/>
                  </w:rPr>
                  <w:delText>30 пациентов в группу Плацебо два раза в день и 10 пациентов в группу Плацебо один раз в день.</w:delText>
                </w:r>
              </w:del>
            </w:ins>
            <w:del w:id="645" w:author="Vostokova_NV" w:date="2019-11-11T02:37:00Z">
              <w:r w:rsidR="00694FF0" w:rsidRPr="00A7730B" w:rsidDel="00A23712">
                <w:rPr>
                  <w:sz w:val="24"/>
                  <w:szCs w:val="24"/>
                  <w:bdr w:val="nil"/>
                  <w:lang w:val="ru-RU" w:eastAsia="ru-RU"/>
                </w:rPr>
                <w:delText>200 пациент</w:delText>
              </w:r>
            </w:del>
            <w:ins w:id="646" w:author="Dmitriy S. Gorchakov" w:date="2019-11-08T18:27:00Z">
              <w:del w:id="647" w:author="Vostokova_NV" w:date="2019-11-11T02:37:00Z">
                <w:r w:rsidR="0042243D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>а</w:delText>
                </w:r>
              </w:del>
            </w:ins>
            <w:del w:id="648" w:author="Vostokova_NV" w:date="2019-11-11T02:37:00Z">
              <w:r w:rsidR="00694FF0" w:rsidRPr="00A7730B" w:rsidDel="00A23712">
                <w:rPr>
                  <w:sz w:val="24"/>
                  <w:szCs w:val="24"/>
                  <w:bdr w:val="nil"/>
                  <w:lang w:val="ru-RU" w:eastAsia="ru-RU"/>
                </w:rPr>
                <w:delText>ов (</w:delText>
              </w:r>
            </w:del>
            <w:ins w:id="649" w:author="Dmitriy S. Gorchakov" w:date="2019-11-08T18:11:00Z">
              <w:del w:id="650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>в группу 1 – 1</w:delText>
                </w:r>
              </w:del>
            </w:ins>
            <w:ins w:id="651" w:author="Dmitriy S. Gorchakov" w:date="2019-11-08T18:13:00Z">
              <w:del w:id="652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>41</w:delText>
                </w:r>
              </w:del>
            </w:ins>
            <w:ins w:id="653" w:author="Dmitriy S. Gorchakov" w:date="2019-11-08T18:11:00Z">
              <w:del w:id="654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 xml:space="preserve"> пациентов, в группу 2 – 3</w:delText>
                </w:r>
              </w:del>
            </w:ins>
            <w:ins w:id="655" w:author="Dmitriy S. Gorchakov" w:date="2019-11-08T18:14:00Z">
              <w:del w:id="656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>5</w:delText>
                </w:r>
              </w:del>
            </w:ins>
            <w:ins w:id="657" w:author="Dmitriy S. Gorchakov" w:date="2019-11-08T18:11:00Z">
              <w:del w:id="658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 xml:space="preserve"> пациентов, в группу 3 – </w:delText>
                </w:r>
              </w:del>
            </w:ins>
            <w:ins w:id="659" w:author="Dmitriy S. Gorchakov" w:date="2019-11-08T18:14:00Z">
              <w:del w:id="660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>4</w:delText>
                </w:r>
              </w:del>
            </w:ins>
            <w:ins w:id="661" w:author="Dmitriy S. Gorchakov" w:date="2019-11-08T18:16:00Z">
              <w:del w:id="662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>6</w:delText>
                </w:r>
              </w:del>
            </w:ins>
            <w:ins w:id="663" w:author="Dmitriy S. Gorchakov" w:date="2019-11-08T18:11:00Z">
              <w:del w:id="664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 xml:space="preserve"> пациентов, в группу 4 – 1</w:delText>
                </w:r>
              </w:del>
            </w:ins>
            <w:ins w:id="665" w:author="Dmitriy S. Gorchakov" w:date="2019-11-08T18:16:00Z">
              <w:del w:id="666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>2</w:delText>
                </w:r>
              </w:del>
            </w:ins>
            <w:ins w:id="667" w:author="Dmitriy S. Gorchakov" w:date="2019-11-08T18:11:00Z">
              <w:del w:id="668" w:author="Vostokova_NV" w:date="2019-11-11T02:37:00Z">
                <w:r w:rsidR="007A0D59" w:rsidRPr="00A7730B" w:rsidDel="00A23712">
                  <w:rPr>
                    <w:sz w:val="24"/>
                    <w:szCs w:val="24"/>
                    <w:bdr w:val="nil"/>
                    <w:lang w:val="ru-RU" w:eastAsia="ru-RU"/>
                  </w:rPr>
                  <w:delText xml:space="preserve"> пациентов </w:delText>
                </w:r>
              </w:del>
            </w:ins>
            <w:del w:id="669" w:author="Vostokova_NV" w:date="2019-11-11T02:37:00Z">
              <w:r w:rsidR="00694FF0" w:rsidRPr="00A7730B" w:rsidDel="00A23712">
                <w:rPr>
                  <w:sz w:val="24"/>
                  <w:szCs w:val="24"/>
                  <w:bdr w:val="nil"/>
                  <w:lang w:val="ru-RU" w:eastAsia="ru-RU"/>
                </w:rPr>
                <w:delText>16</w:delText>
              </w:r>
              <w:r w:rsidR="00FB44FE" w:rsidRPr="00A7730B" w:rsidDel="00A23712">
                <w:rPr>
                  <w:sz w:val="24"/>
                  <w:szCs w:val="24"/>
                  <w:bdr w:val="nil"/>
                  <w:lang w:val="ru-RU" w:eastAsia="ru-RU"/>
                </w:rPr>
                <w:delText>0 пациентов в группу препарата CD-008-045</w:delText>
              </w:r>
              <w:r w:rsidR="00694FF0" w:rsidRPr="00A7730B" w:rsidDel="00A23712">
                <w:rPr>
                  <w:sz w:val="24"/>
                  <w:szCs w:val="24"/>
                  <w:bdr w:val="nil"/>
                  <w:lang w:val="ru-RU" w:eastAsia="ru-RU"/>
                </w:rPr>
                <w:delText xml:space="preserve"> и 4</w:delText>
              </w:r>
              <w:r w:rsidR="00FB44FE" w:rsidRPr="00A7730B" w:rsidDel="00A23712">
                <w:rPr>
                  <w:sz w:val="24"/>
                  <w:szCs w:val="24"/>
                  <w:bdr w:val="nil"/>
                  <w:lang w:val="ru-RU" w:eastAsia="ru-RU"/>
                </w:rPr>
                <w:delText>0 пациентов в группу Плацебо)</w:delText>
              </w:r>
              <w:r w:rsidR="006B4070" w:rsidRPr="00A7730B" w:rsidDel="00A23712">
                <w:rPr>
                  <w:sz w:val="24"/>
                  <w:szCs w:val="24"/>
                  <w:bdr w:val="nil"/>
                  <w:lang w:val="ru-RU" w:eastAsia="ru-RU"/>
                </w:rPr>
                <w:delText xml:space="preserve">. </w:delText>
              </w:r>
            </w:del>
            <w:bookmarkStart w:id="670" w:name="_Hlk14275455"/>
            <w:r w:rsidR="00694FF0" w:rsidRPr="00A7730B">
              <w:rPr>
                <w:sz w:val="24"/>
                <w:szCs w:val="24"/>
                <w:bdr w:val="nil"/>
                <w:lang w:val="ru-RU" w:eastAsia="ru-RU"/>
              </w:rPr>
              <w:t>С учетом возможного 2</w:t>
            </w:r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>0% отсева на этапе скрининга</w:t>
            </w:r>
            <w:r w:rsidR="00694FF0" w:rsidRPr="00A7730B">
              <w:rPr>
                <w:sz w:val="24"/>
                <w:szCs w:val="24"/>
                <w:bdr w:val="nil"/>
                <w:lang w:val="ru-RU" w:eastAsia="ru-RU"/>
              </w:rPr>
              <w:t xml:space="preserve"> и вводного периода</w:t>
            </w:r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 xml:space="preserve">, в исследование будут скринированы до </w:t>
            </w:r>
            <w:r w:rsidR="00694FF0" w:rsidRPr="00A7730B">
              <w:rPr>
                <w:sz w:val="24"/>
                <w:szCs w:val="24"/>
                <w:bdr w:val="nil"/>
                <w:lang w:val="ru-RU" w:eastAsia="ru-RU"/>
              </w:rPr>
              <w:t>250</w:t>
            </w:r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 xml:space="preserve"> </w:t>
            </w:r>
            <w:ins w:id="671" w:author="Dmitriy S. Gorchakov" w:date="2019-11-08T18:18:00Z">
              <w:del w:id="672" w:author="Elena A. Merkulova" w:date="2019-11-09T00:45:00Z">
                <w:r w:rsidR="00524213" w:rsidRPr="00A7730B" w:rsidDel="00B4739C">
                  <w:rPr>
                    <w:sz w:val="24"/>
                    <w:szCs w:val="24"/>
                    <w:bdr w:val="nil"/>
                    <w:lang w:val="ru-RU" w:eastAsia="ru-RU"/>
                  </w:rPr>
                  <w:delText xml:space="preserve">280 </w:delText>
                </w:r>
              </w:del>
            </w:ins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>пациентов</w:t>
            </w:r>
            <w:bookmarkEnd w:id="670"/>
            <w:r w:rsidR="006B4070" w:rsidRPr="00A7730B">
              <w:rPr>
                <w:sz w:val="24"/>
                <w:szCs w:val="24"/>
                <w:bdr w:val="nil"/>
                <w:lang w:val="ru-RU" w:eastAsia="ru-RU"/>
              </w:rPr>
              <w:t>.</w:t>
            </w:r>
          </w:p>
        </w:tc>
      </w:tr>
      <w:tr w:rsidR="00A7730B" w:rsidRPr="00A7730B" w14:paraId="1FE911D8" w14:textId="77777777" w:rsidTr="00A72579">
        <w:tc>
          <w:tcPr>
            <w:tcW w:w="9747" w:type="dxa"/>
          </w:tcPr>
          <w:p w14:paraId="12F77261" w14:textId="77777777" w:rsidR="00281C16" w:rsidRPr="00A7730B" w:rsidRDefault="00281C16" w:rsidP="00546FE0">
            <w:pPr>
              <w:keepNext/>
              <w:tabs>
                <w:tab w:val="left" w:pos="7780"/>
              </w:tabs>
              <w:rPr>
                <w:b/>
                <w:lang w:val="ru-RU"/>
              </w:rPr>
            </w:pPr>
            <w:r w:rsidRPr="00A7730B">
              <w:rPr>
                <w:b/>
                <w:lang w:val="ru-RU"/>
              </w:rPr>
              <w:lastRenderedPageBreak/>
              <w:t>Рандомизация:</w:t>
            </w:r>
            <w:r w:rsidR="00546FE0" w:rsidRPr="00A7730B">
              <w:rPr>
                <w:b/>
                <w:lang w:val="ru-RU"/>
              </w:rPr>
              <w:tab/>
            </w:r>
          </w:p>
          <w:p w14:paraId="17AEA595" w14:textId="09CB18B0" w:rsidR="00A23712" w:rsidRDefault="00A23712" w:rsidP="00A23712">
            <w:pPr>
              <w:rPr>
                <w:ins w:id="673" w:author="Vostokova_NV" w:date="2019-11-11T02:38:00Z"/>
                <w:rFonts w:eastAsia="Calibri"/>
                <w:lang w:val="ru-RU"/>
              </w:rPr>
            </w:pPr>
            <w:ins w:id="674" w:author="Vostokova_NV" w:date="2019-11-11T02:38:00Z">
              <w:r w:rsidRPr="00A7730B">
                <w:rPr>
                  <w:rFonts w:eastAsia="Calibri"/>
                  <w:lang w:val="ru-RU"/>
                </w:rPr>
                <w:t xml:space="preserve">Пациенты будут рандомизированы </w:t>
              </w:r>
              <w:r>
                <w:rPr>
                  <w:rFonts w:eastAsia="Calibri"/>
                  <w:lang w:val="ru-RU"/>
                </w:rPr>
                <w:t xml:space="preserve">с помощью системы </w:t>
              </w:r>
              <w:r>
                <w:rPr>
                  <w:rFonts w:eastAsia="Calibri"/>
                </w:rPr>
                <w:t xml:space="preserve">IWRS </w:t>
              </w:r>
              <w:r w:rsidRPr="00A7730B">
                <w:rPr>
                  <w:rFonts w:eastAsia="Calibri"/>
                  <w:lang w:val="ru-RU"/>
                </w:rPr>
                <w:t>по исследуемому препарату (</w:t>
              </w:r>
              <w:r w:rsidRPr="00A7730B">
                <w:rPr>
                  <w:noProof/>
                  <w:lang w:val="ru-RU"/>
                </w:rPr>
                <w:t>CD-008-045</w:t>
              </w:r>
              <w:r w:rsidRPr="00A7730B">
                <w:rPr>
                  <w:lang w:val="ru-RU"/>
                </w:rPr>
                <w:t xml:space="preserve"> </w:t>
              </w:r>
              <w:r w:rsidRPr="00A7730B">
                <w:rPr>
                  <w:rFonts w:eastAsia="Calibri"/>
                  <w:lang w:val="ru-RU"/>
                </w:rPr>
                <w:t>20 мг или Плацебо) в соотношении 4:1 и по частоте приема (два или один раз в день) в соотношении 3:1.</w:t>
              </w:r>
              <w:r>
                <w:rPr>
                  <w:rFonts w:eastAsia="Calibri"/>
                  <w:lang w:val="ru-RU"/>
                </w:rPr>
                <w:t xml:space="preserve"> </w:t>
              </w:r>
              <w:r w:rsidRPr="00A7730B">
                <w:rPr>
                  <w:rFonts w:eastAsia="Calibri"/>
                  <w:lang w:val="ru-RU"/>
                </w:rPr>
                <w:t xml:space="preserve">Таким образом, </w:t>
              </w:r>
              <w:r>
                <w:rPr>
                  <w:rFonts w:eastAsia="Calibri"/>
                  <w:lang w:val="ru-RU"/>
                </w:rPr>
                <w:t>пациенты будут рандомизированы в 4</w:t>
              </w:r>
            </w:ins>
            <w:ins w:id="675" w:author="Vostokova_NV" w:date="2019-11-11T02:40:00Z">
              <w:r w:rsidR="000E5075">
                <w:rPr>
                  <w:rFonts w:eastAsia="Calibri"/>
                  <w:lang w:val="ru-RU"/>
                </w:rPr>
                <w:t> </w:t>
              </w:r>
            </w:ins>
            <w:ins w:id="676" w:author="Vostokova_NV" w:date="2019-11-11T02:38:00Z">
              <w:r>
                <w:rPr>
                  <w:rFonts w:eastAsia="Calibri"/>
                  <w:lang w:val="ru-RU"/>
                </w:rPr>
                <w:t>группы в соотношении 12:4:3:1:</w:t>
              </w:r>
            </w:ins>
          </w:p>
          <w:p w14:paraId="22130D5D" w14:textId="77777777" w:rsidR="00A23712" w:rsidRDefault="00A23712" w:rsidP="00A23712">
            <w:pPr>
              <w:rPr>
                <w:ins w:id="677" w:author="Vostokova_NV" w:date="2019-11-11T02:38:00Z"/>
                <w:rFonts w:eastAsia="Calibri"/>
                <w:lang w:val="ru-RU"/>
              </w:rPr>
            </w:pPr>
            <w:ins w:id="678" w:author="Vostokova_NV" w:date="2019-11-11T02:38:00Z">
              <w:r>
                <w:rPr>
                  <w:rFonts w:eastAsia="Calibri"/>
                  <w:lang w:val="ru-RU"/>
                </w:rPr>
                <w:t xml:space="preserve">Группа 1. </w:t>
              </w:r>
              <w:r w:rsidRPr="00A7730B">
                <w:rPr>
                  <w:noProof/>
                  <w:lang w:val="ru-RU"/>
                </w:rPr>
                <w:t>CD-008-045</w:t>
              </w:r>
              <w:r w:rsidRPr="00A7730B">
                <w:rPr>
                  <w:lang w:val="ru-RU"/>
                </w:rPr>
                <w:t xml:space="preserve"> </w:t>
              </w:r>
              <w:r w:rsidRPr="00A7730B">
                <w:rPr>
                  <w:rFonts w:eastAsia="Calibri"/>
                  <w:lang w:val="ru-RU"/>
                </w:rPr>
                <w:t xml:space="preserve">20 мг два раза в день </w:t>
              </w:r>
              <w:r>
                <w:rPr>
                  <w:rFonts w:eastAsia="Calibri"/>
                  <w:lang w:val="ru-RU"/>
                </w:rPr>
                <w:t>–</w:t>
              </w:r>
              <w:r w:rsidRPr="00A7730B">
                <w:rPr>
                  <w:rFonts w:eastAsia="Calibri"/>
                  <w:lang w:val="ru-RU"/>
                </w:rPr>
                <w:t xml:space="preserve"> 120 пациентов</w:t>
              </w:r>
            </w:ins>
          </w:p>
          <w:p w14:paraId="4FF46028" w14:textId="77777777" w:rsidR="00A23712" w:rsidRDefault="00A23712" w:rsidP="00A23712">
            <w:pPr>
              <w:rPr>
                <w:ins w:id="679" w:author="Vostokova_NV" w:date="2019-11-11T02:38:00Z"/>
                <w:rFonts w:eastAsia="Calibri"/>
                <w:lang w:val="ru-RU"/>
              </w:rPr>
            </w:pPr>
            <w:ins w:id="680" w:author="Vostokova_NV" w:date="2019-11-11T02:38:00Z">
              <w:r>
                <w:rPr>
                  <w:rFonts w:eastAsia="Calibri"/>
                  <w:lang w:val="ru-RU"/>
                </w:rPr>
                <w:t xml:space="preserve">Группа 2. </w:t>
              </w:r>
              <w:r w:rsidRPr="00A7730B">
                <w:rPr>
                  <w:noProof/>
                  <w:lang w:val="ru-RU"/>
                </w:rPr>
                <w:t>CD-008-045</w:t>
              </w:r>
              <w:r w:rsidRPr="00A7730B">
                <w:rPr>
                  <w:lang w:val="ru-RU"/>
                </w:rPr>
                <w:t xml:space="preserve"> </w:t>
              </w:r>
              <w:r>
                <w:rPr>
                  <w:rFonts w:eastAsia="Calibri"/>
                  <w:lang w:val="ru-RU"/>
                </w:rPr>
                <w:t xml:space="preserve">20 мг </w:t>
              </w:r>
              <w:r w:rsidRPr="00A7730B">
                <w:rPr>
                  <w:rFonts w:eastAsia="Calibri"/>
                  <w:lang w:val="ru-RU"/>
                </w:rPr>
                <w:t xml:space="preserve">один раз в день </w:t>
              </w:r>
              <w:r w:rsidRPr="00A7730B">
                <w:rPr>
                  <w:lang w:val="ru-RU"/>
                </w:rPr>
                <w:t xml:space="preserve">– </w:t>
              </w:r>
              <w:r w:rsidRPr="00A7730B">
                <w:rPr>
                  <w:rFonts w:eastAsia="Calibri"/>
                  <w:lang w:val="ru-RU"/>
                </w:rPr>
                <w:t>40 пациентов</w:t>
              </w:r>
            </w:ins>
          </w:p>
          <w:p w14:paraId="6D19C149" w14:textId="77777777" w:rsidR="00A23712" w:rsidRDefault="00A23712" w:rsidP="00A23712">
            <w:pPr>
              <w:rPr>
                <w:ins w:id="681" w:author="Vostokova_NV" w:date="2019-11-11T02:38:00Z"/>
                <w:rFonts w:eastAsia="Calibri"/>
                <w:lang w:val="ru-RU"/>
              </w:rPr>
            </w:pPr>
            <w:ins w:id="682" w:author="Vostokova_NV" w:date="2019-11-11T02:38:00Z">
              <w:r>
                <w:rPr>
                  <w:rFonts w:eastAsia="Calibri"/>
                  <w:lang w:val="ru-RU"/>
                </w:rPr>
                <w:t xml:space="preserve">Группа 3. </w:t>
              </w:r>
              <w:r w:rsidRPr="00A7730B">
                <w:rPr>
                  <w:rFonts w:eastAsia="Calibri"/>
                  <w:lang w:val="ru-RU"/>
                </w:rPr>
                <w:t xml:space="preserve">Плацебо два раза в день </w:t>
              </w:r>
              <w:r w:rsidRPr="00A7730B">
                <w:rPr>
                  <w:lang w:val="ru-RU"/>
                </w:rPr>
                <w:t>–</w:t>
              </w:r>
              <w:r w:rsidRPr="00A7730B">
                <w:rPr>
                  <w:rFonts w:eastAsia="Calibri"/>
                  <w:lang w:val="ru-RU"/>
                </w:rPr>
                <w:t xml:space="preserve"> 30 пациентов</w:t>
              </w:r>
            </w:ins>
          </w:p>
          <w:p w14:paraId="0EB7E126" w14:textId="1018F6CC" w:rsidR="00A23712" w:rsidRDefault="00A23712" w:rsidP="00A23712">
            <w:pPr>
              <w:keepNext/>
              <w:rPr>
                <w:ins w:id="683" w:author="Vostokova_NV" w:date="2019-11-11T02:38:00Z"/>
                <w:lang w:val="ru-RU"/>
              </w:rPr>
            </w:pPr>
            <w:ins w:id="684" w:author="Vostokova_NV" w:date="2019-11-11T02:38:00Z">
              <w:r>
                <w:rPr>
                  <w:rFonts w:eastAsia="Calibri"/>
                  <w:lang w:val="ru-RU"/>
                </w:rPr>
                <w:t xml:space="preserve">Группа 4. </w:t>
              </w:r>
              <w:r w:rsidRPr="00A7730B">
                <w:rPr>
                  <w:rFonts w:eastAsia="Calibri"/>
                  <w:lang w:val="ru-RU"/>
                </w:rPr>
                <w:t xml:space="preserve">Плацебо один раз в день </w:t>
              </w:r>
              <w:r w:rsidRPr="00A7730B">
                <w:rPr>
                  <w:lang w:val="ru-RU"/>
                </w:rPr>
                <w:t>–</w:t>
              </w:r>
              <w:r w:rsidRPr="00A7730B">
                <w:rPr>
                  <w:rFonts w:eastAsia="Calibri"/>
                  <w:lang w:val="ru-RU"/>
                </w:rPr>
                <w:t xml:space="preserve"> 10 пациентов</w:t>
              </w:r>
            </w:ins>
            <w:del w:id="685" w:author="Vostokova_NV" w:date="2019-11-11T02:38:00Z">
              <w:r w:rsidR="00694FF0" w:rsidRPr="00A7730B" w:rsidDel="00A23712">
                <w:rPr>
                  <w:lang w:val="ru-RU"/>
                </w:rPr>
                <w:delText xml:space="preserve">Рандомизация будет проводиться с помощью системы </w:delText>
              </w:r>
              <w:r w:rsidR="00694FF0" w:rsidRPr="00A7730B" w:rsidDel="00A23712">
                <w:delText>IWRS</w:delText>
              </w:r>
              <w:r w:rsidR="00694FF0" w:rsidRPr="00A7730B" w:rsidDel="00A23712">
                <w:rPr>
                  <w:lang w:val="ru-RU"/>
                </w:rPr>
                <w:delText xml:space="preserve"> в две группы в соотношении</w:delText>
              </w:r>
            </w:del>
            <w:ins w:id="686" w:author="Elena A. Merkulova" w:date="2019-11-09T00:55:00Z">
              <w:del w:id="687" w:author="Vostokova_NV" w:date="2019-11-11T02:38:00Z">
                <w:r w:rsidR="00022AF6" w:rsidRPr="00A7730B" w:rsidDel="00A23712">
                  <w:rPr>
                    <w:lang w:val="ru-RU"/>
                  </w:rPr>
                  <w:delText xml:space="preserve"> 12:4:3:1</w:delText>
                </w:r>
              </w:del>
            </w:ins>
          </w:p>
          <w:p w14:paraId="39EBA36B" w14:textId="15ACD931" w:rsidR="00281C16" w:rsidRPr="00A7730B" w:rsidRDefault="00022AF6" w:rsidP="000E5075">
            <w:pPr>
              <w:keepNext/>
              <w:rPr>
                <w:lang w:val="ru-RU"/>
              </w:rPr>
            </w:pPr>
            <w:ins w:id="688" w:author="Elena A. Merkulova" w:date="2019-11-09T00:55:00Z">
              <w:del w:id="689" w:author="Vostokova_NV" w:date="2019-11-11T02:39:00Z">
                <w:r w:rsidRPr="00A7730B" w:rsidDel="00A23712">
                  <w:rPr>
                    <w:lang w:val="ru-RU"/>
                  </w:rPr>
                  <w:delText xml:space="preserve">. </w:delText>
                </w:r>
              </w:del>
            </w:ins>
            <w:del w:id="690" w:author="Dmitriy S. Gorchakov" w:date="2019-11-08T18:19:00Z">
              <w:r w:rsidR="00694FF0" w:rsidRPr="00A7730B" w:rsidDel="00524213">
                <w:rPr>
                  <w:lang w:val="ru-RU"/>
                </w:rPr>
                <w:delText xml:space="preserve"> </w:delText>
              </w:r>
            </w:del>
            <w:ins w:id="691" w:author="Dmitriy S. Gorchakov" w:date="2019-11-08T18:19:00Z">
              <w:del w:id="692" w:author="Elena A. Merkulova" w:date="2019-11-09T00:55:00Z">
                <w:r w:rsidR="00524213" w:rsidRPr="00A7730B" w:rsidDel="00022AF6">
                  <w:rPr>
                    <w:lang w:val="ru-RU"/>
                  </w:rPr>
                  <w:delText>для первой когорты 3:1, для второй когорты 4:1</w:delText>
                </w:r>
              </w:del>
            </w:ins>
            <w:ins w:id="693" w:author="Dmitriy S. Gorchakov" w:date="2019-11-08T18:20:00Z">
              <w:del w:id="694" w:author="Elena A. Merkulova" w:date="2019-11-09T00:55:00Z">
                <w:r w:rsidR="00524213" w:rsidRPr="00A7730B" w:rsidDel="00022AF6">
                  <w:rPr>
                    <w:lang w:val="ru-RU"/>
                  </w:rPr>
                  <w:delText>.</w:delText>
                </w:r>
              </w:del>
            </w:ins>
            <w:ins w:id="695" w:author="Dmitriy S. Gorchakov" w:date="2019-11-08T18:19:00Z">
              <w:del w:id="696" w:author="Elena A. Merkulova" w:date="2019-11-09T00:55:00Z">
                <w:r w:rsidR="00524213" w:rsidRPr="00A7730B" w:rsidDel="00022AF6">
                  <w:rPr>
                    <w:lang w:val="ru-RU"/>
                  </w:rPr>
                  <w:delText xml:space="preserve"> </w:delText>
                </w:r>
              </w:del>
            </w:ins>
            <w:del w:id="697" w:author="Elena A. Merkulova" w:date="2019-11-09T00:55:00Z">
              <w:r w:rsidR="00694FF0" w:rsidRPr="00A7730B" w:rsidDel="00022AF6">
                <w:rPr>
                  <w:lang w:val="ru-RU"/>
                </w:rPr>
                <w:delText xml:space="preserve">4:1. </w:delText>
              </w:r>
            </w:del>
            <w:r w:rsidR="00694FF0" w:rsidRPr="00A7730B">
              <w:rPr>
                <w:lang w:val="ru-RU"/>
              </w:rPr>
              <w:t>Стратификаци</w:t>
            </w:r>
            <w:ins w:id="698" w:author="Vostokova_NV" w:date="2019-11-11T02:40:00Z">
              <w:r w:rsidR="000E5075">
                <w:rPr>
                  <w:lang w:val="ru-RU"/>
                </w:rPr>
                <w:t>я выполняться не будет</w:t>
              </w:r>
            </w:ins>
            <w:del w:id="699" w:author="Vostokova_NV" w:date="2019-11-11T02:40:00Z">
              <w:r w:rsidR="00694FF0" w:rsidRPr="00A7730B" w:rsidDel="000E5075">
                <w:rPr>
                  <w:lang w:val="ru-RU"/>
                </w:rPr>
                <w:delText>я будет выполняться по исследовательскому центру</w:delText>
              </w:r>
            </w:del>
            <w:r w:rsidR="00694FF0" w:rsidRPr="00A7730B">
              <w:rPr>
                <w:lang w:val="ru-RU"/>
              </w:rPr>
              <w:t>.</w:t>
            </w:r>
          </w:p>
        </w:tc>
      </w:tr>
      <w:tr w:rsidR="00281C16" w:rsidRPr="006D4EC9" w14:paraId="7DBDAC40" w14:textId="77777777" w:rsidTr="00A72579">
        <w:tc>
          <w:tcPr>
            <w:tcW w:w="9747" w:type="dxa"/>
          </w:tcPr>
          <w:p w14:paraId="4B5E5A5E" w14:textId="77777777" w:rsidR="00281C16" w:rsidRPr="00A7730B" w:rsidRDefault="00281C16" w:rsidP="005D7D4D">
            <w:pPr>
              <w:rPr>
                <w:lang w:val="ru-RU"/>
              </w:rPr>
            </w:pPr>
            <w:r w:rsidRPr="00A7730B">
              <w:rPr>
                <w:b/>
                <w:lang w:val="ru-RU"/>
              </w:rPr>
              <w:t>Номер и дата версии протокола</w:t>
            </w:r>
            <w:r w:rsidR="005D7D4D" w:rsidRPr="00A7730B">
              <w:rPr>
                <w:b/>
                <w:lang w:val="ru-RU"/>
              </w:rPr>
              <w:t xml:space="preserve">: </w:t>
            </w:r>
            <w:r w:rsidR="00F6084C" w:rsidRPr="00A7730B">
              <w:rPr>
                <w:lang w:val="ru-RU"/>
              </w:rPr>
              <w:t>Протокол</w:t>
            </w:r>
            <w:r w:rsidR="005D7D4D" w:rsidRPr="00A7730B">
              <w:rPr>
                <w:lang w:val="ru-RU"/>
              </w:rPr>
              <w:t xml:space="preserve"> </w:t>
            </w:r>
            <w:r w:rsidRPr="00A7730B">
              <w:rPr>
                <w:lang w:val="ru-RU"/>
              </w:rPr>
              <w:t>CNS-</w:t>
            </w:r>
            <w:r w:rsidR="00F6084C" w:rsidRPr="00A7730B">
              <w:rPr>
                <w:lang w:val="ru-RU"/>
              </w:rPr>
              <w:t>CD0080045</w:t>
            </w:r>
            <w:r w:rsidRPr="00A7730B">
              <w:rPr>
                <w:lang w:val="ru-RU"/>
              </w:rPr>
              <w:t>-0</w:t>
            </w:r>
            <w:r w:rsidR="005D7D4D" w:rsidRPr="00A7730B">
              <w:rPr>
                <w:lang w:val="ru-RU"/>
              </w:rPr>
              <w:t>6</w:t>
            </w:r>
            <w:r w:rsidRPr="00A7730B">
              <w:rPr>
                <w:lang w:val="ru-RU"/>
              </w:rPr>
              <w:t xml:space="preserve"> </w:t>
            </w:r>
            <w:r w:rsidRPr="00A7730B">
              <w:rPr>
                <w:rFonts w:eastAsia="Calibri"/>
                <w:lang w:val="ru-RU"/>
              </w:rPr>
              <w:t xml:space="preserve">от </w:t>
            </w:r>
            <w:r w:rsidR="00546FE0" w:rsidRPr="00A7730B">
              <w:rPr>
                <w:lang w:val="ru-RU"/>
              </w:rPr>
              <w:t>05 ноября</w:t>
            </w:r>
            <w:r w:rsidR="00F6084C" w:rsidRPr="00A7730B">
              <w:rPr>
                <w:lang w:val="ru-RU"/>
              </w:rPr>
              <w:t xml:space="preserve"> 2019</w:t>
            </w:r>
            <w:r w:rsidRPr="00A7730B">
              <w:rPr>
                <w:rFonts w:eastAsia="Calibri"/>
                <w:lang w:val="ru-RU"/>
              </w:rPr>
              <w:t xml:space="preserve"> г.</w:t>
            </w:r>
          </w:p>
        </w:tc>
      </w:tr>
    </w:tbl>
    <w:p w14:paraId="708606DD" w14:textId="77777777" w:rsidR="00281C16" w:rsidRPr="00A7730B" w:rsidRDefault="00281C16" w:rsidP="00B4269B">
      <w:pPr>
        <w:rPr>
          <w:lang w:val="ru-RU"/>
        </w:rPr>
      </w:pPr>
    </w:p>
    <w:p w14:paraId="60C2309D" w14:textId="77777777" w:rsidR="00592995" w:rsidRPr="00A7730B" w:rsidRDefault="00DA49CB" w:rsidP="0053284B">
      <w:pPr>
        <w:spacing w:after="0"/>
        <w:ind w:firstLine="0"/>
        <w:jc w:val="left"/>
        <w:rPr>
          <w:rStyle w:val="longtext"/>
          <w:shd w:val="clear" w:color="auto" w:fill="FFFFFF"/>
          <w:lang w:val="ru-RU"/>
        </w:rPr>
      </w:pPr>
      <w:r w:rsidRPr="00A7730B">
        <w:rPr>
          <w:lang w:val="ru-RU"/>
        </w:rPr>
        <w:br w:type="page"/>
      </w:r>
      <w:bookmarkStart w:id="700" w:name="OLE_LINK15"/>
      <w:bookmarkStart w:id="701" w:name="_Toc520309474"/>
      <w:bookmarkStart w:id="702" w:name="_Toc520724556"/>
      <w:bookmarkStart w:id="703" w:name="_Toc520724705"/>
      <w:bookmarkStart w:id="704" w:name="_Toc520309483"/>
      <w:bookmarkStart w:id="705" w:name="_Toc520724565"/>
      <w:bookmarkStart w:id="706" w:name="_Toc520724714"/>
      <w:bookmarkStart w:id="707" w:name="_Toc349301743"/>
      <w:bookmarkEnd w:id="23"/>
      <w:bookmarkEnd w:id="700"/>
      <w:bookmarkEnd w:id="701"/>
      <w:bookmarkEnd w:id="702"/>
      <w:bookmarkEnd w:id="703"/>
      <w:bookmarkEnd w:id="704"/>
      <w:bookmarkEnd w:id="705"/>
      <w:bookmarkEnd w:id="706"/>
      <w:r w:rsidR="00B11191" w:rsidRPr="00A7730B">
        <w:rPr>
          <w:rStyle w:val="longtext"/>
          <w:shd w:val="clear" w:color="auto" w:fill="FFFFFF"/>
          <w:lang w:val="ru-RU"/>
        </w:rPr>
        <w:lastRenderedPageBreak/>
        <w:t xml:space="preserve">Ниже </w:t>
      </w:r>
      <w:r w:rsidR="000F5677" w:rsidRPr="00A7730B">
        <w:rPr>
          <w:rStyle w:val="longtext"/>
          <w:shd w:val="clear" w:color="auto" w:fill="FFFFFF"/>
          <w:lang w:val="ru-RU"/>
        </w:rPr>
        <w:t>представлена схема клинического исследования</w:t>
      </w:r>
      <w:r w:rsidR="00B11191" w:rsidRPr="00A7730B">
        <w:rPr>
          <w:rStyle w:val="longtext"/>
          <w:shd w:val="clear" w:color="auto" w:fill="FFFFFF"/>
          <w:lang w:val="ru-RU"/>
        </w:rPr>
        <w:t xml:space="preserve"> (</w:t>
      </w:r>
      <w:r w:rsidR="00F86A48" w:rsidRPr="00A7730B">
        <w:rPr>
          <w:rStyle w:val="longtext"/>
          <w:shd w:val="clear" w:color="auto" w:fill="FFFFFF"/>
          <w:lang w:val="ru-RU"/>
        </w:rPr>
        <w:fldChar w:fldCharType="begin"/>
      </w:r>
      <w:r w:rsidR="00B11191" w:rsidRPr="00A7730B">
        <w:rPr>
          <w:rStyle w:val="longtext"/>
          <w:shd w:val="clear" w:color="auto" w:fill="FFFFFF"/>
          <w:lang w:val="ru-RU"/>
        </w:rPr>
        <w:instrText xml:space="preserve"> REF _Ref480058364 \h </w:instrText>
      </w:r>
      <w:r w:rsidR="00C96B00" w:rsidRPr="00A7730B">
        <w:rPr>
          <w:rStyle w:val="longtext"/>
          <w:shd w:val="clear" w:color="auto" w:fill="FFFFFF"/>
          <w:lang w:val="ru-RU"/>
        </w:rPr>
        <w:instrText xml:space="preserve"> \* MERGEFORMAT </w:instrText>
      </w:r>
      <w:r w:rsidR="00F86A48" w:rsidRPr="00A7730B">
        <w:rPr>
          <w:rStyle w:val="longtext"/>
          <w:shd w:val="clear" w:color="auto" w:fill="FFFFFF"/>
          <w:lang w:val="ru-RU"/>
        </w:rPr>
      </w:r>
      <w:r w:rsidR="00F86A48" w:rsidRPr="00A7730B">
        <w:rPr>
          <w:rStyle w:val="longtext"/>
          <w:shd w:val="clear" w:color="auto" w:fill="FFFFFF"/>
          <w:lang w:val="ru-RU"/>
        </w:rPr>
        <w:fldChar w:fldCharType="separate"/>
      </w:r>
      <w:r w:rsidR="00A9730A" w:rsidRPr="00A7730B">
        <w:rPr>
          <w:b/>
          <w:lang w:val="ru-RU"/>
        </w:rPr>
        <w:t xml:space="preserve">Рисунок </w:t>
      </w:r>
      <w:r w:rsidR="00A9730A" w:rsidRPr="00A7730B">
        <w:rPr>
          <w:b/>
          <w:noProof/>
          <w:lang w:val="ru-RU"/>
        </w:rPr>
        <w:t>1</w:t>
      </w:r>
      <w:r w:rsidR="00F86A48" w:rsidRPr="00A7730B">
        <w:rPr>
          <w:rStyle w:val="longtext"/>
          <w:shd w:val="clear" w:color="auto" w:fill="FFFFFF"/>
          <w:lang w:val="ru-RU"/>
        </w:rPr>
        <w:fldChar w:fldCharType="end"/>
      </w:r>
      <w:r w:rsidR="00B11191" w:rsidRPr="00A7730B">
        <w:rPr>
          <w:rStyle w:val="longtext"/>
          <w:shd w:val="clear" w:color="auto" w:fill="FFFFFF"/>
          <w:lang w:val="ru-RU"/>
        </w:rPr>
        <w:t>)</w:t>
      </w:r>
      <w:r w:rsidR="00D9129B" w:rsidRPr="00A7730B">
        <w:rPr>
          <w:rStyle w:val="longtext"/>
          <w:shd w:val="clear" w:color="auto" w:fill="FFFFFF"/>
          <w:lang w:val="ru-RU"/>
        </w:rPr>
        <w:t>.</w:t>
      </w:r>
      <w:bookmarkStart w:id="708" w:name="_Toc177711616"/>
      <w:bookmarkStart w:id="709" w:name="_Toc359797390"/>
    </w:p>
    <w:p w14:paraId="14CFD945" w14:textId="77777777" w:rsidR="006E25D9" w:rsidRPr="00A7730B" w:rsidRDefault="006E25D9" w:rsidP="0053284B">
      <w:pPr>
        <w:spacing w:after="0"/>
        <w:ind w:firstLine="0"/>
        <w:jc w:val="left"/>
        <w:rPr>
          <w:shd w:val="clear" w:color="auto" w:fill="FFFFFF"/>
          <w:lang w:val="ru-RU"/>
        </w:rPr>
      </w:pPr>
    </w:p>
    <w:p w14:paraId="04CEE491" w14:textId="77777777" w:rsidR="000F5677" w:rsidRPr="00A7730B" w:rsidRDefault="00437EE0" w:rsidP="00B4269B">
      <w:pPr>
        <w:rPr>
          <w:b/>
          <w:lang w:val="ru-RU"/>
        </w:rPr>
      </w:pPr>
      <w:bookmarkStart w:id="710" w:name="_Ref480058364"/>
      <w:bookmarkStart w:id="711" w:name="_Toc520962038"/>
      <w:r w:rsidRPr="00A7730B">
        <w:rPr>
          <w:b/>
          <w:lang w:val="ru-RU"/>
        </w:rPr>
        <w:t xml:space="preserve">Рисунок </w:t>
      </w:r>
      <w:r w:rsidR="00F86A48" w:rsidRPr="00A7730B">
        <w:rPr>
          <w:b/>
          <w:lang w:val="ru-RU"/>
        </w:rPr>
        <w:fldChar w:fldCharType="begin"/>
      </w:r>
      <w:r w:rsidR="00091DA4" w:rsidRPr="00A7730B">
        <w:rPr>
          <w:b/>
          <w:lang w:val="ru-RU"/>
        </w:rPr>
        <w:instrText xml:space="preserve"> SEQ Рисунок \* ARABIC </w:instrText>
      </w:r>
      <w:r w:rsidR="00F86A48" w:rsidRPr="00A7730B">
        <w:rPr>
          <w:b/>
          <w:lang w:val="ru-RU"/>
        </w:rPr>
        <w:fldChar w:fldCharType="separate"/>
      </w:r>
      <w:r w:rsidR="00A9730A" w:rsidRPr="00A7730B">
        <w:rPr>
          <w:b/>
          <w:noProof/>
          <w:lang w:val="ru-RU"/>
        </w:rPr>
        <w:t>1</w:t>
      </w:r>
      <w:r w:rsidR="00F86A48" w:rsidRPr="00A7730B">
        <w:rPr>
          <w:b/>
          <w:lang w:val="ru-RU"/>
        </w:rPr>
        <w:fldChar w:fldCharType="end"/>
      </w:r>
      <w:bookmarkEnd w:id="710"/>
      <w:r w:rsidRPr="00A7730B">
        <w:rPr>
          <w:b/>
          <w:lang w:val="ru-RU"/>
        </w:rPr>
        <w:t xml:space="preserve">. </w:t>
      </w:r>
      <w:r w:rsidR="00DD306A" w:rsidRPr="00A7730B">
        <w:rPr>
          <w:b/>
          <w:lang w:val="ru-RU"/>
        </w:rPr>
        <w:t>Схема исследования</w:t>
      </w:r>
      <w:bookmarkEnd w:id="708"/>
      <w:bookmarkEnd w:id="709"/>
      <w:r w:rsidR="00DD306A" w:rsidRPr="00A7730B">
        <w:rPr>
          <w:b/>
          <w:lang w:val="ru-RU"/>
        </w:rPr>
        <w:t xml:space="preserve"> </w:t>
      </w:r>
      <w:r w:rsidR="004A6CE1" w:rsidRPr="00A7730B">
        <w:rPr>
          <w:b/>
          <w:lang w:val="ru-RU"/>
        </w:rPr>
        <w:t>CNS-CD0080045-0</w:t>
      </w:r>
      <w:r w:rsidR="009134BE" w:rsidRPr="00A7730B">
        <w:rPr>
          <w:b/>
          <w:lang w:val="ru-RU"/>
        </w:rPr>
        <w:t>6</w:t>
      </w:r>
      <w:bookmarkEnd w:id="711"/>
    </w:p>
    <w:tbl>
      <w:tblPr>
        <w:tblW w:w="9787" w:type="dxa"/>
        <w:tblInd w:w="-485" w:type="dxa"/>
        <w:tblLayout w:type="fixed"/>
        <w:tblLook w:val="04A0" w:firstRow="1" w:lastRow="0" w:firstColumn="1" w:lastColumn="0" w:noHBand="0" w:noVBand="1"/>
      </w:tblPr>
      <w:tblGrid>
        <w:gridCol w:w="999"/>
        <w:gridCol w:w="1367"/>
        <w:gridCol w:w="236"/>
        <w:gridCol w:w="498"/>
        <w:gridCol w:w="645"/>
        <w:gridCol w:w="205"/>
        <w:gridCol w:w="848"/>
        <w:gridCol w:w="450"/>
        <w:gridCol w:w="397"/>
        <w:gridCol w:w="902"/>
        <w:gridCol w:w="261"/>
        <w:gridCol w:w="1932"/>
        <w:gridCol w:w="567"/>
        <w:gridCol w:w="480"/>
      </w:tblGrid>
      <w:tr w:rsidR="00562AB3" w:rsidRPr="00A7730B" w:rsidDel="009F162E" w14:paraId="437EAAA8" w14:textId="3986BEB3" w:rsidTr="009F162E">
        <w:trPr>
          <w:trHeight w:val="292"/>
          <w:del w:id="712" w:author="Vostokova_NV" w:date="2019-11-11T02:58:00Z"/>
        </w:trPr>
        <w:tc>
          <w:tcPr>
            <w:tcW w:w="999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0234082" w14:textId="0A76EAC2" w:rsidR="00562AB3" w:rsidRPr="00A7730B" w:rsidDel="009F162E" w:rsidRDefault="00562AB3" w:rsidP="00694FF0">
            <w:pPr>
              <w:spacing w:after="0"/>
              <w:ind w:firstLine="0"/>
              <w:rPr>
                <w:del w:id="713" w:author="Vostokova_NV" w:date="2019-11-11T02:58:00Z"/>
                <w:b/>
                <w:bCs/>
                <w:sz w:val="14"/>
                <w:szCs w:val="12"/>
                <w:lang w:val="ru-RU" w:eastAsia="ru-RU"/>
              </w:rPr>
            </w:pPr>
            <w:del w:id="714" w:author="Vostokova_NV" w:date="2019-11-11T02:58:00Z"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> </w:delText>
              </w:r>
            </w:del>
          </w:p>
        </w:tc>
        <w:tc>
          <w:tcPr>
            <w:tcW w:w="13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36E66B0" w14:textId="0F18D01F" w:rsidR="00562AB3" w:rsidRPr="00A7730B" w:rsidDel="009F162E" w:rsidRDefault="00562AB3" w:rsidP="00694FF0">
            <w:pPr>
              <w:spacing w:after="0"/>
              <w:ind w:firstLine="0"/>
              <w:jc w:val="left"/>
              <w:rPr>
                <w:del w:id="715" w:author="Vostokova_NV" w:date="2019-11-11T02:58:00Z"/>
                <w:b/>
                <w:bCs/>
                <w:sz w:val="14"/>
                <w:szCs w:val="12"/>
                <w:lang w:val="ru-RU" w:eastAsia="ru-RU"/>
              </w:rPr>
            </w:pPr>
            <w:del w:id="716" w:author="Vostokova_NV" w:date="2019-11-11T02:58:00Z"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>Скрининг и вводный период</w:delText>
              </w:r>
            </w:del>
          </w:p>
        </w:tc>
        <w:tc>
          <w:tcPr>
            <w:tcW w:w="4442" w:type="dxa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62EE7" w14:textId="45F4FF37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717" w:author="Vostokova_NV" w:date="2019-11-11T02:58:00Z"/>
                <w:b/>
                <w:bCs/>
                <w:sz w:val="14"/>
                <w:szCs w:val="12"/>
                <w:lang w:val="ru-RU" w:eastAsia="ru-RU"/>
              </w:rPr>
            </w:pPr>
            <w:del w:id="718" w:author="Vostokova_NV" w:date="2019-11-11T02:58:00Z"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>Прием исследуемой терапии</w:delText>
              </w:r>
            </w:del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42219E7" w14:textId="62EFC588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719" w:author="Vostokova_NV" w:date="2019-11-11T02:58:00Z"/>
                <w:b/>
                <w:bCs/>
                <w:sz w:val="14"/>
                <w:szCs w:val="12"/>
                <w:lang w:val="ru-RU" w:eastAsia="ru-RU"/>
              </w:rPr>
            </w:pPr>
            <w:del w:id="720" w:author="Vostokova_NV" w:date="2019-11-11T02:58:00Z"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>Наблюдение</w:delText>
              </w:r>
            </w:del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487F6B" w14:textId="2379E978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721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574D172B" w14:textId="16FE6C20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722" w:author="Vostokova_NV" w:date="2019-11-11T02:58:00Z"/>
                <w:sz w:val="14"/>
                <w:szCs w:val="12"/>
                <w:lang w:val="ru-RU" w:eastAsia="ru-RU"/>
              </w:rPr>
            </w:pPr>
          </w:p>
        </w:tc>
      </w:tr>
      <w:tr w:rsidR="00562AB3" w:rsidRPr="00A7730B" w:rsidDel="009F162E" w14:paraId="36ED69FA" w14:textId="5B842DF8" w:rsidTr="009F162E">
        <w:trPr>
          <w:trHeight w:val="316"/>
          <w:del w:id="723" w:author="Vostokova_NV" w:date="2019-11-11T02:58:00Z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5C74B" w14:textId="014E9FEA" w:rsidR="00562AB3" w:rsidRPr="00A7730B" w:rsidDel="009F162E" w:rsidRDefault="00562AB3" w:rsidP="00694FF0">
            <w:pPr>
              <w:spacing w:after="0"/>
              <w:ind w:firstLine="0"/>
              <w:rPr>
                <w:del w:id="724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49B8766" w14:textId="4059810A" w:rsidR="00562AB3" w:rsidRPr="00A7730B" w:rsidDel="009F162E" w:rsidRDefault="00562AB3" w:rsidP="00694FF0">
            <w:pPr>
              <w:spacing w:after="0"/>
              <w:ind w:firstLine="0"/>
              <w:rPr>
                <w:del w:id="725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236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0DA63757" w14:textId="44B83CD8" w:rsidR="00562AB3" w:rsidRPr="00A7730B" w:rsidDel="009F162E" w:rsidRDefault="00562AB3" w:rsidP="00694FF0">
            <w:pPr>
              <w:spacing w:after="0"/>
              <w:ind w:firstLine="0"/>
              <w:rPr>
                <w:del w:id="726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A5ABA5" w14:textId="6B02F219" w:rsidR="00562AB3" w:rsidRPr="00A7730B" w:rsidDel="009F162E" w:rsidRDefault="00562AB3" w:rsidP="00694FF0">
            <w:pPr>
              <w:spacing w:after="0"/>
              <w:ind w:left="-568" w:firstLine="568"/>
              <w:jc w:val="center"/>
              <w:rPr>
                <w:del w:id="727" w:author="Vostokova_NV" w:date="2019-11-11T02:58:00Z"/>
                <w:sz w:val="14"/>
                <w:szCs w:val="16"/>
                <w:lang w:val="ru-RU" w:eastAsia="ru-RU"/>
              </w:rPr>
            </w:pPr>
          </w:p>
        </w:tc>
        <w:tc>
          <w:tcPr>
            <w:tcW w:w="261" w:type="dxa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AB6A4C5" w14:textId="6B0E9BCC" w:rsidR="00562AB3" w:rsidRPr="00A7730B" w:rsidDel="009F162E" w:rsidRDefault="00562AB3" w:rsidP="00694FF0">
            <w:pPr>
              <w:spacing w:after="0"/>
              <w:ind w:firstLine="0"/>
              <w:rPr>
                <w:del w:id="728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93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BDBEC84" w14:textId="2A7BBE8C" w:rsidR="00562AB3" w:rsidRPr="00A7730B" w:rsidDel="009F162E" w:rsidRDefault="00562AB3" w:rsidP="00694FF0">
            <w:pPr>
              <w:spacing w:after="0"/>
              <w:ind w:firstLine="0"/>
              <w:rPr>
                <w:del w:id="729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D3A5B" w14:textId="6849C7D0" w:rsidR="00562AB3" w:rsidRPr="00A7730B" w:rsidDel="009F162E" w:rsidRDefault="00562AB3" w:rsidP="00694FF0">
            <w:pPr>
              <w:spacing w:after="0"/>
              <w:ind w:firstLine="0"/>
              <w:rPr>
                <w:del w:id="730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09846398" w14:textId="71837749" w:rsidR="00562AB3" w:rsidRPr="00A7730B" w:rsidDel="009F162E" w:rsidRDefault="00562AB3" w:rsidP="00694FF0">
            <w:pPr>
              <w:spacing w:after="0"/>
              <w:ind w:firstLine="0"/>
              <w:rPr>
                <w:del w:id="731" w:author="Vostokova_NV" w:date="2019-11-11T02:58:00Z"/>
                <w:sz w:val="14"/>
                <w:szCs w:val="12"/>
                <w:lang w:val="ru-RU" w:eastAsia="ru-RU"/>
              </w:rPr>
            </w:pPr>
          </w:p>
        </w:tc>
      </w:tr>
      <w:tr w:rsidR="00562AB3" w:rsidRPr="00A7730B" w:rsidDel="009F162E" w14:paraId="34D41768" w14:textId="48D5A50D" w:rsidTr="009F162E">
        <w:trPr>
          <w:trHeight w:val="283"/>
          <w:del w:id="732" w:author="Vostokova_NV" w:date="2019-11-11T02:58:00Z"/>
        </w:trPr>
        <w:tc>
          <w:tcPr>
            <w:tcW w:w="999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D0778A8" w14:textId="78E46612" w:rsidR="00562AB3" w:rsidRPr="00A7730B" w:rsidDel="009F162E" w:rsidRDefault="00562AB3" w:rsidP="00694FF0">
            <w:pPr>
              <w:spacing w:after="0"/>
              <w:ind w:firstLine="0"/>
              <w:jc w:val="left"/>
              <w:rPr>
                <w:del w:id="733" w:author="Vostokova_NV" w:date="2019-11-11T02:58:00Z"/>
                <w:sz w:val="14"/>
                <w:szCs w:val="22"/>
                <w:lang w:val="ru-RU" w:eastAsia="ru-RU"/>
              </w:rPr>
            </w:pPr>
          </w:p>
        </w:tc>
        <w:tc>
          <w:tcPr>
            <w:tcW w:w="1367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2ACA0E5" w14:textId="6D2CBEB7" w:rsidR="00562AB3" w:rsidRPr="00A7730B" w:rsidDel="009F162E" w:rsidRDefault="00562AB3" w:rsidP="00694FF0">
            <w:pPr>
              <w:spacing w:after="0"/>
              <w:ind w:firstLine="0"/>
              <w:rPr>
                <w:del w:id="734" w:author="Vostokova_NV" w:date="2019-11-11T02:58:00Z"/>
                <w:sz w:val="14"/>
                <w:szCs w:val="14"/>
                <w:lang w:val="ru-RU" w:eastAsia="ru-RU"/>
              </w:rPr>
            </w:pPr>
            <w:del w:id="735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~</w:delText>
              </w:r>
              <w:r w:rsidR="00041151" w:rsidRPr="00A7730B" w:rsidDel="009F162E">
                <w:rPr>
                  <w:sz w:val="14"/>
                  <w:szCs w:val="16"/>
                  <w:lang w:val="ru-RU" w:eastAsia="ru-RU"/>
                </w:rPr>
                <w:delText>250</w:delText>
              </w:r>
              <w:r w:rsidRPr="00A7730B" w:rsidDel="009F162E">
                <w:rPr>
                  <w:sz w:val="14"/>
                  <w:szCs w:val="16"/>
                  <w:lang w:val="ru-RU" w:eastAsia="ru-RU"/>
                </w:rPr>
                <w:delText xml:space="preserve">    </w:delText>
              </w:r>
              <w:r w:rsidR="009A386F" w:rsidRPr="00A7730B" w:rsidDel="009F162E">
                <w:rPr>
                  <w:sz w:val="14"/>
                  <w:szCs w:val="16"/>
                  <w:lang w:val="ru-RU" w:eastAsia="ru-RU"/>
                </w:rPr>
                <w:delText xml:space="preserve">         </w:delText>
              </w:r>
              <w:r w:rsidRPr="00A7730B" w:rsidDel="009F162E">
                <w:rPr>
                  <w:sz w:val="14"/>
                  <w:szCs w:val="16"/>
                  <w:lang w:val="ru-RU" w:eastAsia="ru-RU"/>
                </w:rPr>
                <w:delText>N=200</w:delText>
              </w:r>
            </w:del>
          </w:p>
        </w:tc>
        <w:tc>
          <w:tcPr>
            <w:tcW w:w="236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23A53F32" w14:textId="689D6E2F" w:rsidR="00562AB3" w:rsidRPr="00A7730B" w:rsidDel="009F162E" w:rsidRDefault="00562AB3" w:rsidP="00694FF0">
            <w:pPr>
              <w:spacing w:after="0"/>
              <w:ind w:firstLine="0"/>
              <w:rPr>
                <w:del w:id="736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3945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761804" w14:textId="7A98FD14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737" w:author="Vostokova_NV" w:date="2019-11-11T02:58:00Z"/>
                <w:sz w:val="14"/>
                <w:szCs w:val="12"/>
                <w:lang w:val="ru-RU" w:eastAsia="ru-RU"/>
              </w:rPr>
            </w:pPr>
            <w:del w:id="738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CD-008-0045 40 мг (N=</w:delText>
              </w:r>
              <w:r w:rsidR="00041151" w:rsidRPr="00A7730B" w:rsidDel="009F162E">
                <w:rPr>
                  <w:sz w:val="14"/>
                  <w:szCs w:val="16"/>
                  <w:lang w:val="ru-RU" w:eastAsia="ru-RU"/>
                </w:rPr>
                <w:delText>1</w:delText>
              </w:r>
              <w:r w:rsidR="00694FF0" w:rsidRPr="00A7730B" w:rsidDel="009F162E">
                <w:rPr>
                  <w:sz w:val="14"/>
                  <w:szCs w:val="16"/>
                  <w:lang w:val="ru-RU" w:eastAsia="ru-RU"/>
                </w:rPr>
                <w:delText>6</w:delText>
              </w:r>
              <w:r w:rsidR="00041151" w:rsidRPr="00A7730B" w:rsidDel="009F162E">
                <w:rPr>
                  <w:sz w:val="14"/>
                  <w:szCs w:val="16"/>
                  <w:lang w:val="ru-RU" w:eastAsia="ru-RU"/>
                </w:rPr>
                <w:delText>0</w:delText>
              </w:r>
              <w:r w:rsidRPr="00A7730B" w:rsidDel="009F162E">
                <w:rPr>
                  <w:sz w:val="14"/>
                  <w:szCs w:val="16"/>
                  <w:lang w:val="ru-RU" w:eastAsia="ru-RU"/>
                </w:rPr>
                <w:delText>)</w:delText>
              </w:r>
            </w:del>
          </w:p>
        </w:tc>
        <w:tc>
          <w:tcPr>
            <w:tcW w:w="26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E84036E" w14:textId="5A31D9B5" w:rsidR="00562AB3" w:rsidRPr="00A7730B" w:rsidDel="009F162E" w:rsidRDefault="00562AB3" w:rsidP="00694FF0">
            <w:pPr>
              <w:spacing w:after="0"/>
              <w:ind w:firstLine="0"/>
              <w:rPr>
                <w:del w:id="739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932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598472B8" w14:textId="4579CEBE" w:rsidR="00562AB3" w:rsidRPr="00A7730B" w:rsidDel="009F162E" w:rsidRDefault="00562AB3" w:rsidP="00694FF0">
            <w:pPr>
              <w:spacing w:after="0"/>
              <w:ind w:firstLine="0"/>
              <w:rPr>
                <w:del w:id="740" w:author="Vostokova_NV" w:date="2019-11-11T02:58:00Z"/>
                <w:sz w:val="14"/>
                <w:szCs w:val="12"/>
                <w:lang w:val="ru-RU" w:eastAsia="ru-RU"/>
              </w:rPr>
            </w:pPr>
            <w:del w:id="741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 </w:delText>
              </w:r>
            </w:del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931DC14" w14:textId="6CFD2EA1" w:rsidR="00562AB3" w:rsidRPr="00A7730B" w:rsidDel="009F162E" w:rsidRDefault="00562AB3" w:rsidP="00694FF0">
            <w:pPr>
              <w:spacing w:after="0"/>
              <w:ind w:firstLine="0"/>
              <w:rPr>
                <w:del w:id="742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18D4BFF0" w14:textId="47F2CE00" w:rsidR="00562AB3" w:rsidRPr="00A7730B" w:rsidDel="009F162E" w:rsidRDefault="00562AB3" w:rsidP="00694FF0">
            <w:pPr>
              <w:spacing w:after="0"/>
              <w:ind w:firstLine="0"/>
              <w:rPr>
                <w:del w:id="743" w:author="Vostokova_NV" w:date="2019-11-11T02:58:00Z"/>
                <w:sz w:val="14"/>
                <w:szCs w:val="12"/>
                <w:lang w:val="ru-RU" w:eastAsia="ru-RU"/>
              </w:rPr>
            </w:pPr>
          </w:p>
        </w:tc>
      </w:tr>
      <w:tr w:rsidR="00694FF0" w:rsidRPr="00A7730B" w:rsidDel="009F162E" w14:paraId="467C993A" w14:textId="384904BD" w:rsidTr="009A386F">
        <w:trPr>
          <w:trHeight w:val="142"/>
          <w:del w:id="744" w:author="Vostokova_NV" w:date="2019-11-11T02:58:00Z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92B39E" w14:textId="4729AF66" w:rsidR="00694FF0" w:rsidRPr="00A7730B" w:rsidDel="009F162E" w:rsidRDefault="00694FF0" w:rsidP="00694FF0">
            <w:pPr>
              <w:spacing w:after="0"/>
              <w:ind w:firstLine="0"/>
              <w:jc w:val="left"/>
              <w:rPr>
                <w:del w:id="745" w:author="Vostokova_NV" w:date="2019-11-11T02:58:00Z"/>
                <w:sz w:val="14"/>
                <w:szCs w:val="22"/>
                <w:lang w:val="ru-RU" w:eastAsia="ru-RU"/>
              </w:rPr>
            </w:pPr>
          </w:p>
        </w:tc>
        <w:tc>
          <w:tcPr>
            <w:tcW w:w="1367" w:type="dxa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018F23" w14:textId="253AC76E" w:rsidR="00694FF0" w:rsidRPr="00A7730B" w:rsidDel="009F162E" w:rsidRDefault="00694FF0" w:rsidP="00694FF0">
            <w:pPr>
              <w:spacing w:after="0"/>
              <w:ind w:firstLine="0"/>
              <w:rPr>
                <w:del w:id="746" w:author="Vostokova_NV" w:date="2019-11-11T02:58:00Z"/>
                <w:sz w:val="14"/>
                <w:szCs w:val="16"/>
                <w:lang w:val="ru-RU" w:eastAsia="ru-RU"/>
              </w:rPr>
            </w:pPr>
          </w:p>
        </w:tc>
        <w:tc>
          <w:tcPr>
            <w:tcW w:w="236" w:type="dxa"/>
            <w:tcBorders>
              <w:left w:val="nil"/>
              <w:tr2bl w:val="single" w:sz="4" w:space="0" w:color="auto"/>
            </w:tcBorders>
            <w:shd w:val="clear" w:color="auto" w:fill="auto"/>
            <w:vAlign w:val="center"/>
          </w:tcPr>
          <w:p w14:paraId="70DD0A47" w14:textId="5B01859A" w:rsidR="00694FF0" w:rsidRPr="00A7730B" w:rsidDel="009F162E" w:rsidRDefault="00694FF0" w:rsidP="00694FF0">
            <w:pPr>
              <w:spacing w:after="0"/>
              <w:ind w:firstLine="0"/>
              <w:rPr>
                <w:del w:id="747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348" w:type="dxa"/>
            <w:gridSpan w:val="3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6AE03A74" w14:textId="646F3916" w:rsidR="00694FF0" w:rsidRPr="00A7730B" w:rsidDel="009F162E" w:rsidRDefault="00694FF0" w:rsidP="00694FF0">
            <w:pPr>
              <w:spacing w:after="0"/>
              <w:ind w:firstLine="0"/>
              <w:rPr>
                <w:del w:id="748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84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72F6D4D" w14:textId="19EE0086" w:rsidR="00694FF0" w:rsidRPr="00A7730B" w:rsidDel="009F162E" w:rsidRDefault="00694FF0" w:rsidP="00694FF0">
            <w:pPr>
              <w:spacing w:after="0"/>
              <w:ind w:firstLine="0"/>
              <w:jc w:val="center"/>
              <w:rPr>
                <w:del w:id="749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749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180F1E0" w14:textId="5A96CE00" w:rsidR="00694FF0" w:rsidRPr="00A7730B" w:rsidDel="009F162E" w:rsidRDefault="00694FF0" w:rsidP="00694FF0">
            <w:pPr>
              <w:spacing w:after="0"/>
              <w:ind w:firstLine="0"/>
              <w:jc w:val="center"/>
              <w:rPr>
                <w:del w:id="750" w:author="Vostokova_NV" w:date="2019-11-11T02:58:00Z"/>
                <w:sz w:val="14"/>
                <w:szCs w:val="16"/>
                <w:lang w:val="ru-RU" w:eastAsia="ru-RU"/>
              </w:rPr>
            </w:pPr>
          </w:p>
        </w:tc>
        <w:tc>
          <w:tcPr>
            <w:tcW w:w="261" w:type="dxa"/>
            <w:tcBorders>
              <w:top w:val="nil"/>
              <w:left w:val="nil"/>
              <w:right w:val="nil"/>
              <w:tl2br w:val="single" w:sz="4" w:space="0" w:color="auto"/>
            </w:tcBorders>
            <w:shd w:val="clear" w:color="auto" w:fill="auto"/>
            <w:vAlign w:val="center"/>
          </w:tcPr>
          <w:p w14:paraId="3ACBDC1E" w14:textId="6669AE1D" w:rsidR="00694FF0" w:rsidRPr="00A7730B" w:rsidDel="009F162E" w:rsidRDefault="00694FF0" w:rsidP="00694FF0">
            <w:pPr>
              <w:spacing w:after="0"/>
              <w:ind w:firstLine="0"/>
              <w:rPr>
                <w:del w:id="751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932" w:type="dxa"/>
            <w:tcBorders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C83826" w14:textId="7F497FC0" w:rsidR="00694FF0" w:rsidRPr="00A7730B" w:rsidDel="009F162E" w:rsidRDefault="00694FF0" w:rsidP="00694FF0">
            <w:pPr>
              <w:spacing w:after="0"/>
              <w:ind w:firstLine="0"/>
              <w:rPr>
                <w:del w:id="752" w:author="Vostokova_NV" w:date="2019-11-11T02:58:00Z"/>
                <w:sz w:val="14"/>
                <w:szCs w:val="16"/>
                <w:lang w:val="ru-RU"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11EEE0F" w14:textId="41B6D433" w:rsidR="00694FF0" w:rsidRPr="00A7730B" w:rsidDel="009F162E" w:rsidRDefault="00694FF0" w:rsidP="00694FF0">
            <w:pPr>
              <w:spacing w:after="0"/>
              <w:ind w:firstLine="0"/>
              <w:rPr>
                <w:del w:id="753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2A9F90A3" w14:textId="1DF76E23" w:rsidR="00694FF0" w:rsidRPr="00A7730B" w:rsidDel="009F162E" w:rsidRDefault="00694FF0" w:rsidP="00694FF0">
            <w:pPr>
              <w:spacing w:after="0"/>
              <w:ind w:firstLine="0"/>
              <w:rPr>
                <w:del w:id="754" w:author="Vostokova_NV" w:date="2019-11-11T02:58:00Z"/>
                <w:sz w:val="14"/>
                <w:szCs w:val="12"/>
                <w:lang w:val="ru-RU" w:eastAsia="ru-RU"/>
              </w:rPr>
            </w:pPr>
          </w:p>
        </w:tc>
      </w:tr>
      <w:tr w:rsidR="00562AB3" w:rsidRPr="00A7730B" w:rsidDel="009F162E" w14:paraId="46174893" w14:textId="72F67E37" w:rsidTr="009F162E">
        <w:trPr>
          <w:trHeight w:val="142"/>
          <w:del w:id="755" w:author="Vostokova_NV" w:date="2019-11-11T02:58:00Z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F2202" w14:textId="6447A033" w:rsidR="00562AB3" w:rsidRPr="00A7730B" w:rsidDel="009F162E" w:rsidRDefault="00562AB3" w:rsidP="00694FF0">
            <w:pPr>
              <w:spacing w:after="0"/>
              <w:ind w:firstLine="0"/>
              <w:jc w:val="left"/>
              <w:rPr>
                <w:del w:id="756" w:author="Vostokova_NV" w:date="2019-11-11T02:58:00Z"/>
                <w:sz w:val="14"/>
                <w:szCs w:val="22"/>
                <w:lang w:val="ru-RU" w:eastAsia="ru-RU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0987BB3" w14:textId="2AD9A0B1" w:rsidR="00562AB3" w:rsidRPr="00A7730B" w:rsidDel="009F162E" w:rsidRDefault="00562AB3" w:rsidP="00694FF0">
            <w:pPr>
              <w:spacing w:after="0"/>
              <w:ind w:firstLine="0"/>
              <w:rPr>
                <w:del w:id="757" w:author="Vostokova_NV" w:date="2019-11-11T02:58:00Z"/>
                <w:sz w:val="14"/>
                <w:szCs w:val="12"/>
                <w:lang w:val="ru-RU" w:eastAsia="ru-RU"/>
              </w:rPr>
            </w:pPr>
            <w:del w:id="758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 </w:delText>
              </w:r>
            </w:del>
          </w:p>
        </w:tc>
        <w:tc>
          <w:tcPr>
            <w:tcW w:w="236" w:type="dxa"/>
            <w:tcBorders>
              <w:left w:val="nil"/>
              <w:bottom w:val="nil"/>
              <w:tl2br w:val="single" w:sz="4" w:space="0" w:color="auto"/>
            </w:tcBorders>
            <w:shd w:val="clear" w:color="auto" w:fill="auto"/>
            <w:vAlign w:val="center"/>
          </w:tcPr>
          <w:p w14:paraId="14CE34C2" w14:textId="79F669CF" w:rsidR="00562AB3" w:rsidRPr="00A7730B" w:rsidDel="009F162E" w:rsidRDefault="00562AB3" w:rsidP="00694FF0">
            <w:pPr>
              <w:spacing w:after="0"/>
              <w:ind w:firstLine="0"/>
              <w:rPr>
                <w:del w:id="759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348" w:type="dxa"/>
            <w:gridSpan w:val="3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5CAA8D4" w14:textId="7D461D49" w:rsidR="00562AB3" w:rsidRPr="00A7730B" w:rsidDel="009F162E" w:rsidRDefault="00562AB3" w:rsidP="00694FF0">
            <w:pPr>
              <w:spacing w:after="0"/>
              <w:ind w:firstLine="0"/>
              <w:rPr>
                <w:del w:id="760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BBA942" w14:textId="05DE79BA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761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7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58ED17" w14:textId="42F07FF4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762" w:author="Vostokova_NV" w:date="2019-11-11T02:58:00Z"/>
                <w:sz w:val="14"/>
                <w:szCs w:val="12"/>
                <w:lang w:val="ru-RU" w:eastAsia="ru-RU"/>
              </w:rPr>
            </w:pPr>
            <w:del w:id="763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 </w:delText>
              </w:r>
            </w:del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  <w:tr2bl w:val="single" w:sz="4" w:space="0" w:color="auto"/>
            </w:tcBorders>
            <w:shd w:val="clear" w:color="auto" w:fill="auto"/>
            <w:vAlign w:val="center"/>
          </w:tcPr>
          <w:p w14:paraId="5A8C7A53" w14:textId="1F699400" w:rsidR="00562AB3" w:rsidRPr="00A7730B" w:rsidDel="009F162E" w:rsidRDefault="00562AB3" w:rsidP="00694FF0">
            <w:pPr>
              <w:spacing w:after="0"/>
              <w:ind w:firstLine="0"/>
              <w:rPr>
                <w:del w:id="764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A3D9C5D" w14:textId="305F8E1B" w:rsidR="00562AB3" w:rsidRPr="00A7730B" w:rsidDel="009F162E" w:rsidRDefault="00562AB3" w:rsidP="00694FF0">
            <w:pPr>
              <w:spacing w:after="0"/>
              <w:ind w:firstLine="0"/>
              <w:rPr>
                <w:del w:id="765" w:author="Vostokova_NV" w:date="2019-11-11T02:58:00Z"/>
                <w:sz w:val="14"/>
                <w:szCs w:val="12"/>
                <w:lang w:val="ru-RU" w:eastAsia="ru-RU"/>
              </w:rPr>
            </w:pPr>
            <w:del w:id="766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 </w:delText>
              </w:r>
            </w:del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A4904D" w14:textId="5CDB6DEF" w:rsidR="00562AB3" w:rsidRPr="00A7730B" w:rsidDel="009F162E" w:rsidRDefault="00562AB3" w:rsidP="00694FF0">
            <w:pPr>
              <w:spacing w:after="0"/>
              <w:ind w:firstLine="0"/>
              <w:rPr>
                <w:del w:id="767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2C409EC2" w14:textId="691558A4" w:rsidR="00562AB3" w:rsidRPr="00A7730B" w:rsidDel="009F162E" w:rsidRDefault="00562AB3" w:rsidP="00694FF0">
            <w:pPr>
              <w:spacing w:after="0"/>
              <w:ind w:firstLine="0"/>
              <w:rPr>
                <w:del w:id="768" w:author="Vostokova_NV" w:date="2019-11-11T02:58:00Z"/>
                <w:sz w:val="14"/>
                <w:szCs w:val="12"/>
                <w:lang w:val="ru-RU" w:eastAsia="ru-RU"/>
              </w:rPr>
            </w:pPr>
          </w:p>
        </w:tc>
      </w:tr>
      <w:tr w:rsidR="00562AB3" w:rsidRPr="00A7730B" w:rsidDel="009F162E" w14:paraId="59FEC86C" w14:textId="7ED4305B" w:rsidTr="009F162E">
        <w:trPr>
          <w:trHeight w:val="283"/>
          <w:del w:id="769" w:author="Vostokova_NV" w:date="2019-11-11T02:58:00Z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480FEA" w14:textId="755500BC" w:rsidR="00562AB3" w:rsidRPr="00A7730B" w:rsidDel="009F162E" w:rsidRDefault="00562AB3" w:rsidP="00694FF0">
            <w:pPr>
              <w:spacing w:after="0"/>
              <w:ind w:firstLine="0"/>
              <w:rPr>
                <w:del w:id="770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735B0" w14:textId="590A16C5" w:rsidR="00562AB3" w:rsidRPr="00A7730B" w:rsidDel="009F162E" w:rsidRDefault="00562AB3" w:rsidP="00694FF0">
            <w:pPr>
              <w:spacing w:after="0"/>
              <w:ind w:firstLine="0"/>
              <w:rPr>
                <w:del w:id="771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4F364D2" w14:textId="731861C0" w:rsidR="00562AB3" w:rsidRPr="00A7730B" w:rsidDel="009F162E" w:rsidRDefault="00562AB3" w:rsidP="00694FF0">
            <w:pPr>
              <w:spacing w:after="0"/>
              <w:ind w:firstLine="0"/>
              <w:rPr>
                <w:del w:id="772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39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FBBDB" w14:textId="096AE8F5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773" w:author="Vostokova_NV" w:date="2019-11-11T02:58:00Z"/>
                <w:sz w:val="14"/>
                <w:szCs w:val="16"/>
                <w:lang w:val="ru-RU" w:eastAsia="ru-RU"/>
              </w:rPr>
            </w:pPr>
            <w:del w:id="774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Плацебо (N=</w:delText>
              </w:r>
              <w:r w:rsidR="00694FF0" w:rsidRPr="00A7730B" w:rsidDel="009F162E">
                <w:rPr>
                  <w:sz w:val="14"/>
                  <w:szCs w:val="16"/>
                  <w:lang w:val="ru-RU" w:eastAsia="ru-RU"/>
                </w:rPr>
                <w:delText>4</w:delText>
              </w:r>
              <w:r w:rsidR="00041151" w:rsidRPr="00A7730B" w:rsidDel="009F162E">
                <w:rPr>
                  <w:sz w:val="14"/>
                  <w:szCs w:val="16"/>
                  <w:lang w:val="ru-RU" w:eastAsia="ru-RU"/>
                </w:rPr>
                <w:delText>0)</w:delText>
              </w:r>
            </w:del>
          </w:p>
        </w:tc>
        <w:tc>
          <w:tcPr>
            <w:tcW w:w="26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186AC28" w14:textId="6577A930" w:rsidR="00562AB3" w:rsidRPr="00A7730B" w:rsidDel="009F162E" w:rsidRDefault="00562AB3" w:rsidP="00694FF0">
            <w:pPr>
              <w:spacing w:after="0"/>
              <w:ind w:firstLine="0"/>
              <w:rPr>
                <w:del w:id="775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874E14" w14:textId="3AA27A64" w:rsidR="00562AB3" w:rsidRPr="00A7730B" w:rsidDel="009F162E" w:rsidRDefault="00562AB3" w:rsidP="00694FF0">
            <w:pPr>
              <w:spacing w:after="0"/>
              <w:ind w:firstLine="0"/>
              <w:rPr>
                <w:del w:id="776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CB1D0C" w14:textId="063E3402" w:rsidR="00562AB3" w:rsidRPr="00A7730B" w:rsidDel="009F162E" w:rsidRDefault="00562AB3" w:rsidP="00694FF0">
            <w:pPr>
              <w:spacing w:after="0"/>
              <w:ind w:firstLine="0"/>
              <w:rPr>
                <w:del w:id="777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E262FA6" w14:textId="1B5DF6DD" w:rsidR="00562AB3" w:rsidRPr="00A7730B" w:rsidDel="009F162E" w:rsidRDefault="00562AB3" w:rsidP="00694FF0">
            <w:pPr>
              <w:spacing w:after="0"/>
              <w:ind w:firstLine="0"/>
              <w:rPr>
                <w:del w:id="778" w:author="Vostokova_NV" w:date="2019-11-11T02:58:00Z"/>
                <w:sz w:val="14"/>
                <w:szCs w:val="12"/>
                <w:lang w:val="ru-RU" w:eastAsia="ru-RU"/>
              </w:rPr>
            </w:pPr>
          </w:p>
        </w:tc>
      </w:tr>
      <w:tr w:rsidR="00562AB3" w:rsidRPr="00A7730B" w:rsidDel="009F162E" w14:paraId="7F5E4BAC" w14:textId="25D670C6" w:rsidTr="009F162E">
        <w:trPr>
          <w:trHeight w:val="292"/>
          <w:del w:id="779" w:author="Vostokova_NV" w:date="2019-11-11T02:58:00Z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5BBE43" w14:textId="2D501C7B" w:rsidR="00562AB3" w:rsidRPr="00A7730B" w:rsidDel="009F162E" w:rsidRDefault="00562AB3" w:rsidP="00694FF0">
            <w:pPr>
              <w:spacing w:after="0"/>
              <w:ind w:firstLine="0"/>
              <w:rPr>
                <w:del w:id="780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60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09EE0D0" w14:textId="7561531A" w:rsidR="00562AB3" w:rsidRPr="00A7730B" w:rsidDel="009F162E" w:rsidRDefault="00562AB3" w:rsidP="00694FF0">
            <w:pPr>
              <w:spacing w:after="0"/>
              <w:ind w:firstLine="0"/>
              <w:rPr>
                <w:del w:id="781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49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23688D" w14:textId="31BE0408" w:rsidR="00562AB3" w:rsidRPr="00A7730B" w:rsidDel="009F162E" w:rsidRDefault="00562AB3" w:rsidP="00694FF0">
            <w:pPr>
              <w:spacing w:after="0"/>
              <w:ind w:firstLine="0"/>
              <w:rPr>
                <w:del w:id="782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EACA9" w14:textId="61AD7CD9" w:rsidR="00562AB3" w:rsidRPr="00A7730B" w:rsidDel="009F162E" w:rsidRDefault="00562AB3" w:rsidP="00694FF0">
            <w:pPr>
              <w:spacing w:after="0"/>
              <w:ind w:firstLine="0"/>
              <w:rPr>
                <w:del w:id="783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84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29527" w14:textId="579B77C8" w:rsidR="00562AB3" w:rsidRPr="00A7730B" w:rsidDel="009F162E" w:rsidRDefault="00562AB3" w:rsidP="00694FF0">
            <w:pPr>
              <w:spacing w:after="0"/>
              <w:ind w:firstLine="0"/>
              <w:rPr>
                <w:del w:id="784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847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80D721" w14:textId="024F2387" w:rsidR="00562AB3" w:rsidRPr="00A7730B" w:rsidDel="009F162E" w:rsidRDefault="00562AB3" w:rsidP="00694FF0">
            <w:pPr>
              <w:spacing w:after="0"/>
              <w:ind w:firstLine="0"/>
              <w:rPr>
                <w:del w:id="785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90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C9DE49" w14:textId="3112ACCA" w:rsidR="00562AB3" w:rsidRPr="00A7730B" w:rsidDel="009F162E" w:rsidRDefault="00562AB3" w:rsidP="00694FF0">
            <w:pPr>
              <w:spacing w:after="0"/>
              <w:ind w:firstLine="0"/>
              <w:rPr>
                <w:del w:id="786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61736E" w14:textId="347B8472" w:rsidR="00562AB3" w:rsidRPr="00A7730B" w:rsidDel="009F162E" w:rsidRDefault="00562AB3" w:rsidP="00694FF0">
            <w:pPr>
              <w:spacing w:after="0"/>
              <w:ind w:firstLine="0"/>
              <w:rPr>
                <w:del w:id="787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193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F9625CA" w14:textId="0194E9B3" w:rsidR="00562AB3" w:rsidRPr="00A7730B" w:rsidDel="009F162E" w:rsidRDefault="00562AB3" w:rsidP="00694FF0">
            <w:pPr>
              <w:spacing w:after="0"/>
              <w:ind w:firstLine="0"/>
              <w:rPr>
                <w:del w:id="788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E34A6A0" w14:textId="48D63B2A" w:rsidR="00562AB3" w:rsidRPr="00A7730B" w:rsidDel="009F162E" w:rsidRDefault="00562AB3" w:rsidP="00694FF0">
            <w:pPr>
              <w:spacing w:after="0"/>
              <w:ind w:firstLine="0"/>
              <w:rPr>
                <w:del w:id="789" w:author="Vostokova_NV" w:date="2019-11-11T02:58:00Z"/>
                <w:sz w:val="14"/>
                <w:szCs w:val="12"/>
                <w:lang w:val="ru-RU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04E925DD" w14:textId="5DA88A81" w:rsidR="00562AB3" w:rsidRPr="00A7730B" w:rsidDel="009F162E" w:rsidRDefault="00562AB3" w:rsidP="00694FF0">
            <w:pPr>
              <w:spacing w:after="0"/>
              <w:ind w:firstLine="0"/>
              <w:rPr>
                <w:del w:id="790" w:author="Vostokova_NV" w:date="2019-11-11T02:58:00Z"/>
                <w:sz w:val="14"/>
                <w:szCs w:val="12"/>
                <w:lang w:val="ru-RU" w:eastAsia="ru-RU"/>
              </w:rPr>
            </w:pPr>
          </w:p>
        </w:tc>
      </w:tr>
      <w:tr w:rsidR="00562AB3" w:rsidRPr="00A7730B" w:rsidDel="009F162E" w14:paraId="28A58664" w14:textId="74854F69" w:rsidTr="009F162E">
        <w:trPr>
          <w:trHeight w:val="304"/>
          <w:del w:id="791" w:author="Vostokova_NV" w:date="2019-11-11T02:58:00Z"/>
        </w:trPr>
        <w:tc>
          <w:tcPr>
            <w:tcW w:w="999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F8A151F" w14:textId="2EB123B6" w:rsidR="00562AB3" w:rsidRPr="00A7730B" w:rsidDel="009F162E" w:rsidRDefault="00562AB3" w:rsidP="00694FF0">
            <w:pPr>
              <w:spacing w:after="0"/>
              <w:ind w:firstLine="0"/>
              <w:jc w:val="right"/>
              <w:rPr>
                <w:del w:id="792" w:author="Vostokova_NV" w:date="2019-11-11T02:58:00Z"/>
                <w:sz w:val="14"/>
                <w:szCs w:val="14"/>
                <w:lang w:val="ru-RU" w:eastAsia="ru-RU"/>
              </w:rPr>
            </w:pPr>
            <w:del w:id="793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Визит</w:delText>
              </w:r>
            </w:del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9280B" w14:textId="5CB3D768" w:rsidR="00562AB3" w:rsidRPr="00A7730B" w:rsidDel="009F162E" w:rsidRDefault="00562AB3" w:rsidP="00694FF0">
            <w:pPr>
              <w:spacing w:after="0"/>
              <w:ind w:firstLine="0"/>
              <w:rPr>
                <w:del w:id="794" w:author="Vostokova_NV" w:date="2019-11-11T02:58:00Z"/>
                <w:sz w:val="14"/>
                <w:szCs w:val="14"/>
                <w:lang w:val="ru-RU" w:eastAsia="ru-RU"/>
              </w:rPr>
            </w:pPr>
            <w:del w:id="795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В1</w:delText>
              </w:r>
            </w:del>
          </w:p>
        </w:tc>
        <w:tc>
          <w:tcPr>
            <w:tcW w:w="137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20969" w14:textId="7A5B85E6" w:rsidR="00562AB3" w:rsidRPr="00A7730B" w:rsidDel="009F162E" w:rsidRDefault="00562AB3" w:rsidP="00694FF0">
            <w:pPr>
              <w:spacing w:after="0"/>
              <w:ind w:firstLine="0"/>
              <w:jc w:val="left"/>
              <w:rPr>
                <w:del w:id="796" w:author="Vostokova_NV" w:date="2019-11-11T02:58:00Z"/>
                <w:sz w:val="14"/>
                <w:szCs w:val="14"/>
                <w:lang w:val="ru-RU" w:eastAsia="ru-RU"/>
              </w:rPr>
            </w:pPr>
            <w:del w:id="797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В2</w:delText>
              </w:r>
            </w:del>
          </w:p>
        </w:tc>
        <w:tc>
          <w:tcPr>
            <w:tcW w:w="150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FCBB4" w14:textId="242CAF95" w:rsidR="00562AB3" w:rsidRPr="00A7730B" w:rsidDel="009F162E" w:rsidRDefault="00562AB3" w:rsidP="00694FF0">
            <w:pPr>
              <w:spacing w:after="0"/>
              <w:ind w:firstLine="0"/>
              <w:rPr>
                <w:del w:id="798" w:author="Vostokova_NV" w:date="2019-11-11T02:58:00Z"/>
                <w:sz w:val="14"/>
                <w:szCs w:val="14"/>
                <w:lang w:val="ru-RU" w:eastAsia="ru-RU"/>
              </w:rPr>
            </w:pPr>
            <w:del w:id="799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В3</w:delText>
              </w:r>
            </w:del>
          </w:p>
        </w:tc>
        <w:tc>
          <w:tcPr>
            <w:tcW w:w="15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6619B" w14:textId="6158B7AD" w:rsidR="00562AB3" w:rsidRPr="00A7730B" w:rsidDel="009F162E" w:rsidRDefault="00562AB3" w:rsidP="00694FF0">
            <w:pPr>
              <w:pBdr>
                <w:between w:val="single" w:sz="4" w:space="1" w:color="auto"/>
              </w:pBdr>
              <w:spacing w:after="0"/>
              <w:ind w:firstLine="0"/>
              <w:rPr>
                <w:del w:id="800" w:author="Vostokova_NV" w:date="2019-11-11T02:58:00Z"/>
                <w:sz w:val="14"/>
                <w:szCs w:val="14"/>
                <w:lang w:val="ru-RU" w:eastAsia="ru-RU"/>
              </w:rPr>
            </w:pPr>
            <w:del w:id="801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В4</w:delText>
              </w:r>
            </w:del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DB270B" w14:textId="238B4BCE" w:rsidR="00562AB3" w:rsidRPr="00A7730B" w:rsidDel="009F162E" w:rsidRDefault="00562AB3" w:rsidP="00694FF0">
            <w:pPr>
              <w:spacing w:after="0"/>
              <w:ind w:firstLine="0"/>
              <w:rPr>
                <w:del w:id="802" w:author="Vostokova_NV" w:date="2019-11-11T02:58:00Z"/>
                <w:sz w:val="14"/>
                <w:szCs w:val="14"/>
                <w:lang w:val="ru-RU" w:eastAsia="ru-RU"/>
              </w:rPr>
            </w:pPr>
            <w:del w:id="803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В5</w:delText>
              </w:r>
            </w:del>
          </w:p>
        </w:tc>
        <w:tc>
          <w:tcPr>
            <w:tcW w:w="567" w:type="dxa"/>
            <w:tcBorders>
              <w:top w:val="nil"/>
              <w:left w:val="single" w:sz="12" w:space="0" w:color="auto"/>
            </w:tcBorders>
            <w:shd w:val="clear" w:color="auto" w:fill="auto"/>
            <w:vAlign w:val="center"/>
          </w:tcPr>
          <w:p w14:paraId="2C757929" w14:textId="31E7DD27" w:rsidR="00562AB3" w:rsidRPr="00A7730B" w:rsidDel="009F162E" w:rsidRDefault="00562AB3" w:rsidP="00694FF0">
            <w:pPr>
              <w:spacing w:after="0"/>
              <w:ind w:firstLine="0"/>
              <w:rPr>
                <w:del w:id="804" w:author="Vostokova_NV" w:date="2019-11-11T02:58:00Z"/>
                <w:sz w:val="14"/>
                <w:szCs w:val="14"/>
                <w:lang w:val="ru-RU" w:eastAsia="ru-RU"/>
              </w:rPr>
            </w:pPr>
            <w:del w:id="805" w:author="Vostokova_NV" w:date="2019-11-11T02:58:00Z">
              <w:r w:rsidRPr="00A7730B" w:rsidDel="009F162E">
                <w:rPr>
                  <w:sz w:val="14"/>
                  <w:szCs w:val="14"/>
                  <w:lang w:val="ru-RU" w:eastAsia="ru-RU"/>
                </w:rPr>
                <w:delText>В6</w:delText>
              </w:r>
            </w:del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5DB29" w14:textId="271BE74D" w:rsidR="00562AB3" w:rsidRPr="00A7730B" w:rsidDel="009F162E" w:rsidRDefault="00562AB3" w:rsidP="00694FF0">
            <w:pPr>
              <w:spacing w:after="0"/>
              <w:ind w:firstLine="0"/>
              <w:jc w:val="left"/>
              <w:rPr>
                <w:del w:id="806" w:author="Vostokova_NV" w:date="2019-11-11T02:58:00Z"/>
                <w:sz w:val="14"/>
                <w:szCs w:val="16"/>
                <w:lang w:val="ru-RU" w:eastAsia="ru-RU"/>
              </w:rPr>
            </w:pPr>
          </w:p>
        </w:tc>
      </w:tr>
      <w:tr w:rsidR="00562AB3" w:rsidRPr="00A7730B" w:rsidDel="009F162E" w14:paraId="542382E8" w14:textId="27CFB40B" w:rsidTr="009F162E">
        <w:trPr>
          <w:trHeight w:val="304"/>
          <w:del w:id="807" w:author="Vostokova_NV" w:date="2019-11-11T02:58:00Z"/>
        </w:trPr>
        <w:tc>
          <w:tcPr>
            <w:tcW w:w="999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712183A4" w14:textId="39445233" w:rsidR="00562AB3" w:rsidRPr="00A7730B" w:rsidDel="009F162E" w:rsidRDefault="00562AB3" w:rsidP="00694FF0">
            <w:pPr>
              <w:spacing w:after="0"/>
              <w:ind w:firstLine="0"/>
              <w:jc w:val="right"/>
              <w:rPr>
                <w:del w:id="808" w:author="Vostokova_NV" w:date="2019-11-11T02:58:00Z"/>
                <w:sz w:val="14"/>
                <w:szCs w:val="14"/>
                <w:lang w:val="ru-RU" w:eastAsia="ru-RU"/>
              </w:rPr>
            </w:pPr>
            <w:del w:id="809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Неделя</w:delText>
              </w:r>
            </w:del>
          </w:p>
        </w:tc>
        <w:tc>
          <w:tcPr>
            <w:tcW w:w="136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DC41833" w14:textId="0D124D51" w:rsidR="00562AB3" w:rsidRPr="00A7730B" w:rsidDel="009F162E" w:rsidRDefault="00562AB3" w:rsidP="00694FF0">
            <w:pPr>
              <w:spacing w:after="0"/>
              <w:ind w:firstLine="0"/>
              <w:rPr>
                <w:del w:id="810" w:author="Vostokova_NV" w:date="2019-11-11T02:58:00Z"/>
                <w:sz w:val="14"/>
                <w:szCs w:val="14"/>
                <w:lang w:val="ru-RU" w:eastAsia="ru-RU"/>
              </w:rPr>
            </w:pPr>
            <w:del w:id="811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Н-1</w:delText>
              </w:r>
            </w:del>
          </w:p>
        </w:tc>
        <w:tc>
          <w:tcPr>
            <w:tcW w:w="137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12C7A" w14:textId="122CC74A" w:rsidR="00562AB3" w:rsidRPr="00A7730B" w:rsidDel="009F162E" w:rsidRDefault="00562AB3" w:rsidP="00694FF0">
            <w:pPr>
              <w:spacing w:after="0"/>
              <w:ind w:firstLine="0"/>
              <w:jc w:val="left"/>
              <w:rPr>
                <w:del w:id="812" w:author="Vostokova_NV" w:date="2019-11-11T02:58:00Z"/>
                <w:sz w:val="14"/>
                <w:szCs w:val="14"/>
                <w:lang w:val="ru-RU" w:eastAsia="ru-RU"/>
              </w:rPr>
            </w:pPr>
            <w:del w:id="813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Н0</w:delText>
              </w:r>
            </w:del>
          </w:p>
        </w:tc>
        <w:tc>
          <w:tcPr>
            <w:tcW w:w="150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416E5" w14:textId="5AE61176" w:rsidR="00562AB3" w:rsidRPr="00A7730B" w:rsidDel="009F162E" w:rsidRDefault="00562AB3" w:rsidP="00694FF0">
            <w:pPr>
              <w:spacing w:after="0"/>
              <w:ind w:firstLine="0"/>
              <w:rPr>
                <w:del w:id="814" w:author="Vostokova_NV" w:date="2019-11-11T02:58:00Z"/>
                <w:sz w:val="14"/>
                <w:szCs w:val="14"/>
                <w:lang w:val="ru-RU" w:eastAsia="ru-RU"/>
              </w:rPr>
            </w:pPr>
            <w:del w:id="815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Н2</w:delText>
              </w:r>
            </w:del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F091C" w14:textId="4738C2D2" w:rsidR="00562AB3" w:rsidRPr="00A7730B" w:rsidDel="009F162E" w:rsidRDefault="00562AB3" w:rsidP="00694FF0">
            <w:pPr>
              <w:spacing w:after="0"/>
              <w:ind w:firstLine="0"/>
              <w:rPr>
                <w:del w:id="816" w:author="Vostokova_NV" w:date="2019-11-11T02:58:00Z"/>
                <w:sz w:val="14"/>
                <w:szCs w:val="14"/>
                <w:lang w:val="ru-RU" w:eastAsia="ru-RU"/>
              </w:rPr>
            </w:pPr>
            <w:del w:id="817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Н4</w:delText>
              </w:r>
            </w:del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2D60AB" w14:textId="6796BBCB" w:rsidR="00562AB3" w:rsidRPr="00A7730B" w:rsidDel="009F162E" w:rsidRDefault="00562AB3" w:rsidP="00694FF0">
            <w:pPr>
              <w:spacing w:after="0"/>
              <w:ind w:firstLine="0"/>
              <w:rPr>
                <w:del w:id="818" w:author="Vostokova_NV" w:date="2019-11-11T02:58:00Z"/>
                <w:sz w:val="14"/>
                <w:szCs w:val="14"/>
                <w:lang w:val="ru-RU" w:eastAsia="ru-RU"/>
              </w:rPr>
            </w:pPr>
            <w:del w:id="819" w:author="Vostokova_NV" w:date="2019-11-11T02:58:00Z">
              <w:r w:rsidRPr="00A7730B" w:rsidDel="009F162E">
                <w:rPr>
                  <w:sz w:val="14"/>
                  <w:szCs w:val="16"/>
                  <w:lang w:val="ru-RU" w:eastAsia="ru-RU"/>
                </w:rPr>
                <w:delText>Н8</w:delText>
              </w:r>
            </w:del>
          </w:p>
        </w:tc>
        <w:tc>
          <w:tcPr>
            <w:tcW w:w="56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276BC" w14:textId="1CAF3BDB" w:rsidR="00562AB3" w:rsidRPr="00A7730B" w:rsidDel="009F162E" w:rsidRDefault="00FD11BB" w:rsidP="00FD11BB">
            <w:pPr>
              <w:spacing w:after="0"/>
              <w:ind w:firstLine="0"/>
              <w:rPr>
                <w:del w:id="820" w:author="Vostokova_NV" w:date="2019-11-11T02:58:00Z"/>
                <w:sz w:val="14"/>
                <w:szCs w:val="14"/>
                <w:lang w:val="ru-RU" w:eastAsia="ru-RU"/>
              </w:rPr>
            </w:pPr>
            <w:del w:id="821" w:author="Vostokova_NV" w:date="2019-11-11T02:58:00Z">
              <w:r w:rsidRPr="00A7730B" w:rsidDel="009F162E">
                <w:rPr>
                  <w:sz w:val="14"/>
                  <w:szCs w:val="14"/>
                  <w:lang w:val="ru-RU" w:eastAsia="ru-RU"/>
                </w:rPr>
                <w:delText>Н10</w:delText>
              </w:r>
            </w:del>
          </w:p>
        </w:tc>
        <w:tc>
          <w:tcPr>
            <w:tcW w:w="480" w:type="dxa"/>
            <w:tcBorders>
              <w:top w:val="nil"/>
              <w:left w:val="nil"/>
              <w:right w:val="nil"/>
            </w:tcBorders>
            <w:vAlign w:val="center"/>
          </w:tcPr>
          <w:p w14:paraId="2CF1D274" w14:textId="099803A0" w:rsidR="00562AB3" w:rsidRPr="00A7730B" w:rsidDel="009F162E" w:rsidRDefault="00562AB3" w:rsidP="00694FF0">
            <w:pPr>
              <w:spacing w:after="0"/>
              <w:ind w:firstLine="0"/>
              <w:jc w:val="left"/>
              <w:rPr>
                <w:del w:id="822" w:author="Vostokova_NV" w:date="2019-11-11T02:58:00Z"/>
                <w:sz w:val="14"/>
                <w:szCs w:val="16"/>
                <w:lang w:val="ru-RU" w:eastAsia="ru-RU"/>
              </w:rPr>
            </w:pPr>
          </w:p>
        </w:tc>
      </w:tr>
      <w:tr w:rsidR="00562AB3" w:rsidRPr="00A7730B" w:rsidDel="009F162E" w14:paraId="3DD908BE" w14:textId="696ADC3C" w:rsidTr="009A386F">
        <w:trPr>
          <w:trHeight w:val="304"/>
          <w:del w:id="823" w:author="Vostokova_NV" w:date="2019-11-11T02:58:00Z"/>
        </w:trPr>
        <w:tc>
          <w:tcPr>
            <w:tcW w:w="999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7161E528" w14:textId="663AD632" w:rsidR="00562AB3" w:rsidRPr="00A7730B" w:rsidDel="009F162E" w:rsidRDefault="00562AB3" w:rsidP="00694FF0">
            <w:pPr>
              <w:spacing w:after="0"/>
              <w:ind w:firstLine="0"/>
              <w:jc w:val="right"/>
              <w:rPr>
                <w:del w:id="824" w:author="Vostokova_NV" w:date="2019-11-11T02:58:00Z"/>
                <w:sz w:val="14"/>
                <w:szCs w:val="16"/>
                <w:lang w:val="ru-RU" w:eastAsia="ru-RU"/>
              </w:rPr>
            </w:pPr>
          </w:p>
        </w:tc>
        <w:tc>
          <w:tcPr>
            <w:tcW w:w="2951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53A1186E" w14:textId="44774035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825" w:author="Vostokova_NV" w:date="2019-11-11T02:58:00Z"/>
                <w:b/>
                <w:bCs/>
                <w:sz w:val="14"/>
                <w:szCs w:val="16"/>
                <w:lang w:val="ru-RU" w:eastAsia="ru-RU"/>
              </w:rPr>
            </w:pPr>
            <w:del w:id="826" w:author="Vostokova_NV" w:date="2019-11-11T02:58:00Z"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 xml:space="preserve">   </w:delText>
              </w:r>
            </w:del>
          </w:p>
          <w:p w14:paraId="66331930" w14:textId="7A3831F3" w:rsidR="00562AB3" w:rsidRPr="00A7730B" w:rsidDel="009F162E" w:rsidRDefault="00562AB3" w:rsidP="00694FF0">
            <w:pPr>
              <w:spacing w:after="0"/>
              <w:ind w:firstLine="0"/>
              <w:jc w:val="center"/>
              <w:rPr>
                <w:del w:id="827" w:author="Vostokova_NV" w:date="2019-11-11T02:58:00Z"/>
                <w:b/>
                <w:bCs/>
                <w:sz w:val="14"/>
                <w:szCs w:val="16"/>
                <w:lang w:val="ru-RU" w:eastAsia="ru-RU"/>
              </w:rPr>
            </w:pPr>
            <w:del w:id="828" w:author="Vostokova_NV" w:date="2019-11-11T02:58:00Z"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 xml:space="preserve">          </w:delText>
              </w:r>
              <w:r w:rsidR="009A386F"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 xml:space="preserve">   </w:delText>
              </w:r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 xml:space="preserve">     </w:delText>
              </w:r>
              <w:r w:rsidRPr="00A7730B" w:rsidDel="009F162E">
                <w:rPr>
                  <w:b/>
                  <w:bCs/>
                  <w:sz w:val="20"/>
                  <w:szCs w:val="20"/>
                  <w:lang w:val="ru-RU" w:eastAsia="ru-RU"/>
                </w:rPr>
                <w:delText>↑</w:delText>
              </w:r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>Рандомизация</w:delText>
              </w:r>
            </w:del>
          </w:p>
        </w:tc>
        <w:tc>
          <w:tcPr>
            <w:tcW w:w="848" w:type="dxa"/>
            <w:tcBorders>
              <w:bottom w:val="nil"/>
            </w:tcBorders>
            <w:shd w:val="clear" w:color="auto" w:fill="auto"/>
            <w:vAlign w:val="center"/>
          </w:tcPr>
          <w:p w14:paraId="515A2F7C" w14:textId="58E125CC" w:rsidR="00562AB3" w:rsidRPr="00A7730B" w:rsidDel="009F162E" w:rsidRDefault="00562AB3" w:rsidP="00694FF0">
            <w:pPr>
              <w:spacing w:after="0"/>
              <w:ind w:firstLine="0"/>
              <w:rPr>
                <w:del w:id="829" w:author="Vostokova_NV" w:date="2019-11-11T02:58:00Z"/>
                <w:sz w:val="14"/>
                <w:szCs w:val="16"/>
                <w:lang w:val="ru-RU" w:eastAsia="ru-RU"/>
              </w:rPr>
            </w:pPr>
          </w:p>
        </w:tc>
        <w:tc>
          <w:tcPr>
            <w:tcW w:w="3942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0BDC9B37" w14:textId="75590E17" w:rsidR="00562AB3" w:rsidRPr="00A7730B" w:rsidDel="009F162E" w:rsidRDefault="00562AB3" w:rsidP="00694FF0">
            <w:pPr>
              <w:spacing w:after="0"/>
              <w:ind w:firstLine="0"/>
              <w:rPr>
                <w:del w:id="830" w:author="Vostokova_NV" w:date="2019-11-11T02:58:00Z"/>
                <w:b/>
                <w:bCs/>
                <w:sz w:val="14"/>
                <w:szCs w:val="16"/>
                <w:lang w:val="ru-RU" w:eastAsia="ru-RU"/>
              </w:rPr>
            </w:pPr>
            <w:del w:id="831" w:author="Vostokova_NV" w:date="2019-11-11T02:58:00Z"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 xml:space="preserve">  </w:delText>
              </w:r>
            </w:del>
          </w:p>
          <w:p w14:paraId="293B476D" w14:textId="5073D9F3" w:rsidR="00562AB3" w:rsidRPr="00A7730B" w:rsidDel="009F162E" w:rsidRDefault="00562AB3" w:rsidP="00694FF0">
            <w:pPr>
              <w:spacing w:after="0"/>
              <w:ind w:firstLine="0"/>
              <w:rPr>
                <w:del w:id="832" w:author="Vostokova_NV" w:date="2019-11-11T02:58:00Z"/>
                <w:sz w:val="14"/>
                <w:szCs w:val="16"/>
                <w:lang w:val="ru-RU" w:eastAsia="ru-RU"/>
              </w:rPr>
            </w:pPr>
            <w:del w:id="833" w:author="Vostokova_NV" w:date="2019-11-11T02:58:00Z"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 xml:space="preserve">       </w:delText>
              </w:r>
              <w:r w:rsidR="009A386F"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 xml:space="preserve">   </w:delText>
              </w:r>
              <w:r w:rsidRPr="00A7730B" w:rsidDel="009F162E">
                <w:rPr>
                  <w:b/>
                  <w:bCs/>
                  <w:sz w:val="14"/>
                  <w:szCs w:val="16"/>
                  <w:lang w:val="ru-RU" w:eastAsia="ru-RU"/>
                </w:rPr>
                <w:delText xml:space="preserve">    Окончание терапии </w:delText>
              </w:r>
              <w:r w:rsidRPr="00A7730B" w:rsidDel="009F162E">
                <w:rPr>
                  <w:b/>
                  <w:bCs/>
                  <w:sz w:val="20"/>
                  <w:szCs w:val="20"/>
                  <w:lang w:val="ru-RU" w:eastAsia="ru-RU"/>
                </w:rPr>
                <w:delText>↑</w:delText>
              </w:r>
            </w:del>
          </w:p>
        </w:tc>
        <w:tc>
          <w:tcPr>
            <w:tcW w:w="567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22FEE26" w14:textId="077D2D20" w:rsidR="00562AB3" w:rsidRPr="00A7730B" w:rsidDel="009F162E" w:rsidRDefault="00562AB3" w:rsidP="00694FF0">
            <w:pPr>
              <w:spacing w:after="0"/>
              <w:ind w:firstLine="0"/>
              <w:rPr>
                <w:del w:id="834" w:author="Vostokova_NV" w:date="2019-11-11T02:58:00Z"/>
                <w:sz w:val="14"/>
                <w:szCs w:val="16"/>
                <w:lang w:val="ru-RU" w:eastAsia="ru-RU"/>
              </w:rPr>
            </w:pPr>
          </w:p>
        </w:tc>
        <w:tc>
          <w:tcPr>
            <w:tcW w:w="480" w:type="dxa"/>
            <w:tcBorders>
              <w:bottom w:val="nil"/>
              <w:right w:val="nil"/>
            </w:tcBorders>
          </w:tcPr>
          <w:p w14:paraId="63D00191" w14:textId="6838E30A" w:rsidR="00562AB3" w:rsidRPr="00A7730B" w:rsidDel="009F162E" w:rsidRDefault="00562AB3" w:rsidP="00694FF0">
            <w:pPr>
              <w:spacing w:after="0"/>
              <w:ind w:firstLine="0"/>
              <w:rPr>
                <w:del w:id="835" w:author="Vostokova_NV" w:date="2019-11-11T02:58:00Z"/>
                <w:sz w:val="14"/>
                <w:szCs w:val="16"/>
                <w:lang w:val="ru-RU" w:eastAsia="ru-RU"/>
              </w:rPr>
            </w:pPr>
          </w:p>
        </w:tc>
      </w:tr>
    </w:tbl>
    <w:p w14:paraId="555BE035" w14:textId="20DCFD54" w:rsidR="009F162E" w:rsidRDefault="009F162E" w:rsidP="009F162E">
      <w:pPr>
        <w:ind w:firstLine="0"/>
        <w:rPr>
          <w:ins w:id="836" w:author="Vostokova_NV" w:date="2019-11-11T02:58:00Z"/>
          <w:rStyle w:val="longtext"/>
          <w:shd w:val="clear" w:color="auto" w:fill="FFFFFF"/>
        </w:rPr>
      </w:pPr>
      <w:ins w:id="837" w:author="Vostokova_NV" w:date="2019-11-11T02:59:00Z">
        <w:r w:rsidRPr="009F162E">
          <w:drawing>
            <wp:inline distT="0" distB="0" distL="0" distR="0" wp14:anchorId="68CF9C6F" wp14:editId="5618D9A4">
              <wp:extent cx="5941060" cy="1909797"/>
              <wp:effectExtent l="0" t="0" r="2540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1060" cy="19097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A313E89" w14:textId="77777777" w:rsidR="00D6335B" w:rsidRPr="00A7730B" w:rsidRDefault="000F5677" w:rsidP="00B4269B">
      <w:pPr>
        <w:rPr>
          <w:rStyle w:val="longtext"/>
          <w:shd w:val="clear" w:color="auto" w:fill="FFFFFF"/>
          <w:lang w:val="ru-RU"/>
        </w:rPr>
      </w:pPr>
      <w:r w:rsidRPr="00A7730B">
        <w:rPr>
          <w:rStyle w:val="longtext"/>
          <w:shd w:val="clear" w:color="auto" w:fill="FFFFFF"/>
          <w:lang w:val="ru-RU"/>
        </w:rPr>
        <w:t>График обследований</w:t>
      </w:r>
      <w:r w:rsidR="0065428A" w:rsidRPr="00A7730B">
        <w:rPr>
          <w:rStyle w:val="longtext"/>
          <w:shd w:val="clear" w:color="auto" w:fill="FFFFFF"/>
          <w:lang w:val="ru-RU"/>
        </w:rPr>
        <w:t xml:space="preserve"> и время </w:t>
      </w:r>
      <w:r w:rsidRPr="00A7730B">
        <w:rPr>
          <w:rStyle w:val="longtext"/>
          <w:shd w:val="clear" w:color="auto" w:fill="FFFFFF"/>
          <w:lang w:val="ru-RU"/>
        </w:rPr>
        <w:t>выполнения</w:t>
      </w:r>
      <w:r w:rsidR="0065428A" w:rsidRPr="00A7730B">
        <w:rPr>
          <w:rStyle w:val="longtext"/>
          <w:shd w:val="clear" w:color="auto" w:fill="FFFFFF"/>
          <w:lang w:val="ru-RU"/>
        </w:rPr>
        <w:t xml:space="preserve"> процедур</w:t>
      </w:r>
      <w:r w:rsidRPr="00A7730B">
        <w:rPr>
          <w:rStyle w:val="longtext"/>
          <w:shd w:val="clear" w:color="auto" w:fill="FFFFFF"/>
          <w:lang w:val="ru-RU"/>
        </w:rPr>
        <w:t xml:space="preserve"> представлены </w:t>
      </w:r>
      <w:r w:rsidR="00B11191" w:rsidRPr="00A7730B">
        <w:rPr>
          <w:rStyle w:val="longtext"/>
          <w:shd w:val="clear" w:color="auto" w:fill="FFFFFF"/>
          <w:lang w:val="ru-RU"/>
        </w:rPr>
        <w:t>ниже (</w:t>
      </w:r>
      <w:r w:rsidR="00F86A48" w:rsidRPr="00A7730B">
        <w:fldChar w:fldCharType="begin"/>
      </w:r>
      <w:r w:rsidR="00F86A48" w:rsidRPr="00A7730B">
        <w:rPr>
          <w:lang w:val="ru-RU"/>
        </w:rPr>
        <w:instrText xml:space="preserve"> </w:instrText>
      </w:r>
      <w:r w:rsidR="00F86A48" w:rsidRPr="00A7730B">
        <w:instrText>REF</w:instrText>
      </w:r>
      <w:r w:rsidR="00F86A48" w:rsidRPr="00A7730B">
        <w:rPr>
          <w:lang w:val="ru-RU"/>
        </w:rPr>
        <w:instrText xml:space="preserve"> _</w:instrText>
      </w:r>
      <w:r w:rsidR="00F86A48" w:rsidRPr="00A7730B">
        <w:instrText>Ref</w:instrText>
      </w:r>
      <w:r w:rsidR="00F86A48" w:rsidRPr="00A7730B">
        <w:rPr>
          <w:lang w:val="ru-RU"/>
        </w:rPr>
        <w:instrText>480058387 \</w:instrText>
      </w:r>
      <w:r w:rsidR="00F86A48" w:rsidRPr="00A7730B">
        <w:instrText>h</w:instrText>
      </w:r>
      <w:r w:rsidR="00F86A48" w:rsidRPr="00A7730B">
        <w:rPr>
          <w:lang w:val="ru-RU"/>
        </w:rPr>
        <w:instrText xml:space="preserve">  \* </w:instrText>
      </w:r>
      <w:r w:rsidR="00F86A48" w:rsidRPr="00A7730B">
        <w:instrText>MERGEFORMAT</w:instrText>
      </w:r>
      <w:r w:rsidR="00F86A48" w:rsidRPr="00A7730B">
        <w:rPr>
          <w:lang w:val="ru-RU"/>
        </w:rPr>
        <w:instrText xml:space="preserve"> </w:instrText>
      </w:r>
      <w:r w:rsidR="00F86A48" w:rsidRPr="00A7730B">
        <w:fldChar w:fldCharType="separate"/>
      </w:r>
      <w:r w:rsidR="00A9730A" w:rsidRPr="00A7730B">
        <w:rPr>
          <w:rStyle w:val="longtext"/>
          <w:shd w:val="clear" w:color="auto" w:fill="FFFFFF"/>
          <w:lang w:val="ru-RU"/>
        </w:rPr>
        <w:t>Таблица 1</w:t>
      </w:r>
      <w:r w:rsidR="00F86A48" w:rsidRPr="00A7730B">
        <w:fldChar w:fldCharType="end"/>
      </w:r>
      <w:r w:rsidR="00B11191" w:rsidRPr="00A7730B">
        <w:rPr>
          <w:rStyle w:val="longtext"/>
          <w:shd w:val="clear" w:color="auto" w:fill="FFFFFF"/>
          <w:lang w:val="ru-RU"/>
        </w:rPr>
        <w:t>)</w:t>
      </w:r>
      <w:r w:rsidRPr="00A7730B">
        <w:rPr>
          <w:rStyle w:val="longtext"/>
          <w:shd w:val="clear" w:color="auto" w:fill="FFFFFF"/>
          <w:lang w:val="ru-RU"/>
        </w:rPr>
        <w:t xml:space="preserve">. </w:t>
      </w:r>
    </w:p>
    <w:p w14:paraId="5E38DB9E" w14:textId="77777777" w:rsidR="00C62A89" w:rsidRPr="00A7730B" w:rsidRDefault="00C62A89" w:rsidP="00B4269B">
      <w:pPr>
        <w:rPr>
          <w:rStyle w:val="longtext"/>
          <w:shd w:val="clear" w:color="auto" w:fill="FFFFFF"/>
          <w:lang w:val="ru-RU"/>
        </w:rPr>
      </w:pPr>
    </w:p>
    <w:p w14:paraId="464E3209" w14:textId="77777777" w:rsidR="00DC3F5A" w:rsidRPr="00A7730B" w:rsidRDefault="00DC3F5A" w:rsidP="00B4269B">
      <w:pPr>
        <w:rPr>
          <w:rStyle w:val="longtext"/>
          <w:shd w:val="clear" w:color="auto" w:fill="FFFFFF"/>
          <w:lang w:val="ru-RU"/>
        </w:rPr>
        <w:sectPr w:rsidR="00DC3F5A" w:rsidRPr="00A7730B" w:rsidSect="00897859">
          <w:headerReference w:type="default" r:id="rId16"/>
          <w:footerReference w:type="default" r:id="rId17"/>
          <w:footerReference w:type="first" r:id="rId18"/>
          <w:footnotePr>
            <w:numFmt w:val="lowerLetter"/>
          </w:footnotePr>
          <w:type w:val="continuous"/>
          <w:pgSz w:w="11907" w:h="16839" w:code="9"/>
          <w:pgMar w:top="1134" w:right="850" w:bottom="1134" w:left="1701" w:header="720" w:footer="720" w:gutter="0"/>
          <w:cols w:space="720"/>
          <w:docGrid w:linePitch="360"/>
        </w:sectPr>
      </w:pPr>
    </w:p>
    <w:p w14:paraId="40E263DA" w14:textId="77777777" w:rsidR="001B6A79" w:rsidRPr="00A7730B" w:rsidRDefault="00BB40B1" w:rsidP="00B4269B">
      <w:pPr>
        <w:rPr>
          <w:b/>
          <w:lang w:val="ru-RU"/>
        </w:rPr>
      </w:pPr>
      <w:bookmarkStart w:id="839" w:name="_Ref480058387"/>
      <w:bookmarkStart w:id="840" w:name="_Toc520962032"/>
      <w:r w:rsidRPr="00A7730B">
        <w:rPr>
          <w:b/>
          <w:lang w:val="ru-RU"/>
        </w:rPr>
        <w:lastRenderedPageBreak/>
        <w:t xml:space="preserve">Таблица </w:t>
      </w:r>
      <w:r w:rsidR="00F86A48" w:rsidRPr="00A7730B">
        <w:rPr>
          <w:b/>
          <w:lang w:val="ru-RU"/>
        </w:rPr>
        <w:fldChar w:fldCharType="begin"/>
      </w:r>
      <w:r w:rsidR="003618A0" w:rsidRPr="00A7730B">
        <w:rPr>
          <w:b/>
          <w:lang w:val="ru-RU"/>
        </w:rPr>
        <w:instrText xml:space="preserve"> SEQ Таблица \* ARABIC </w:instrText>
      </w:r>
      <w:r w:rsidR="00F86A48" w:rsidRPr="00A7730B">
        <w:rPr>
          <w:b/>
          <w:lang w:val="ru-RU"/>
        </w:rPr>
        <w:fldChar w:fldCharType="separate"/>
      </w:r>
      <w:r w:rsidR="00A9730A" w:rsidRPr="00A7730B">
        <w:rPr>
          <w:b/>
          <w:noProof/>
          <w:lang w:val="ru-RU"/>
        </w:rPr>
        <w:t>1</w:t>
      </w:r>
      <w:r w:rsidR="00F86A48" w:rsidRPr="00A7730B">
        <w:rPr>
          <w:b/>
          <w:lang w:val="ru-RU"/>
        </w:rPr>
        <w:fldChar w:fldCharType="end"/>
      </w:r>
      <w:bookmarkEnd w:id="839"/>
      <w:r w:rsidRPr="00A7730B">
        <w:rPr>
          <w:b/>
          <w:lang w:val="ru-RU"/>
        </w:rPr>
        <w:t>. График</w:t>
      </w:r>
      <w:r w:rsidRPr="00A7730B">
        <w:rPr>
          <w:rFonts w:eastAsiaTheme="minorEastAsia"/>
          <w:b/>
          <w:lang w:val="ru-RU"/>
        </w:rPr>
        <w:t xml:space="preserve"> проведения процедур исследования </w:t>
      </w:r>
      <w:r w:rsidR="004A6CE1" w:rsidRPr="00A7730B">
        <w:rPr>
          <w:b/>
          <w:lang w:val="ru-RU"/>
        </w:rPr>
        <w:t>CNS-CD0080045-0</w:t>
      </w:r>
      <w:r w:rsidR="009134BE" w:rsidRPr="00A7730B">
        <w:rPr>
          <w:b/>
          <w:lang w:val="ru-RU"/>
        </w:rPr>
        <w:t>6</w:t>
      </w:r>
      <w:bookmarkEnd w:id="8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94"/>
        <w:gridCol w:w="1695"/>
        <w:gridCol w:w="1260"/>
        <w:gridCol w:w="922"/>
        <w:gridCol w:w="1090"/>
        <w:gridCol w:w="1104"/>
        <w:gridCol w:w="1612"/>
        <w:gridCol w:w="708"/>
      </w:tblGrid>
      <w:tr w:rsidR="00041151" w:rsidRPr="00A7730B" w14:paraId="626C6DE1" w14:textId="77777777" w:rsidTr="0053284B">
        <w:trPr>
          <w:trHeight w:val="227"/>
          <w:tblHeader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481D813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Период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2EF28E0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 xml:space="preserve">Скрининг и вводный период </w:t>
            </w:r>
          </w:p>
        </w:tc>
        <w:tc>
          <w:tcPr>
            <w:tcW w:w="1490" w:type="pct"/>
            <w:gridSpan w:val="4"/>
            <w:tcMar>
              <w:left w:w="57" w:type="dxa"/>
              <w:right w:w="57" w:type="dxa"/>
            </w:tcMar>
            <w:vAlign w:val="center"/>
          </w:tcPr>
          <w:p w14:paraId="2A3F1F66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Период исследуемой терапии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52A44DC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Последующее наблюдение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04483D8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vertAlign w:val="superscript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Д/</w:t>
            </w:r>
            <w:proofErr w:type="gramStart"/>
            <w:r w:rsidRPr="00A7730B">
              <w:rPr>
                <w:b/>
                <w:bCs/>
                <w:sz w:val="16"/>
                <w:szCs w:val="16"/>
                <w:lang w:val="ru-RU"/>
              </w:rPr>
              <w:t>З</w:t>
            </w:r>
            <w:proofErr w:type="gramEnd"/>
            <w:r w:rsidRPr="00A7730B">
              <w:rPr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A7730B">
              <w:rPr>
                <w:b/>
                <w:bCs/>
                <w:sz w:val="16"/>
                <w:szCs w:val="16"/>
                <w:vertAlign w:val="superscript"/>
                <w:lang w:val="ru-RU"/>
              </w:rPr>
              <w:t>а</w:t>
            </w:r>
          </w:p>
        </w:tc>
      </w:tr>
      <w:tr w:rsidR="00041151" w:rsidRPr="00A7730B" w14:paraId="2712C0D5" w14:textId="77777777" w:rsidTr="0053284B">
        <w:trPr>
          <w:trHeight w:val="227"/>
          <w:tblHeader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74C03FC7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Визит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0E5BBCD7" w14:textId="77777777" w:rsidR="00041151" w:rsidRPr="00A7730B" w:rsidDel="00234D5E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В</w:t>
            </w:r>
            <w:proofErr w:type="gramStart"/>
            <w:r w:rsidRPr="00A7730B">
              <w:rPr>
                <w:b/>
                <w:bCs/>
                <w:sz w:val="16"/>
                <w:szCs w:val="16"/>
                <w:lang w:val="ru-RU"/>
              </w:rPr>
              <w:t>1</w:t>
            </w:r>
            <w:proofErr w:type="gramEnd"/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70684E3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В</w:t>
            </w:r>
            <w:proofErr w:type="gramStart"/>
            <w:r w:rsidRPr="00A7730B">
              <w:rPr>
                <w:b/>
                <w:bCs/>
                <w:sz w:val="16"/>
                <w:szCs w:val="16"/>
                <w:lang w:val="ru-RU"/>
              </w:rPr>
              <w:t>2</w:t>
            </w:r>
            <w:proofErr w:type="gramEnd"/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6C8D39B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В3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00ED1CD9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В</w:t>
            </w:r>
            <w:proofErr w:type="gramStart"/>
            <w:r w:rsidRPr="00A7730B">
              <w:rPr>
                <w:b/>
                <w:bCs/>
                <w:sz w:val="16"/>
                <w:szCs w:val="16"/>
                <w:lang w:val="ru-RU"/>
              </w:rPr>
              <w:t>4</w:t>
            </w:r>
            <w:proofErr w:type="gramEnd"/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237856D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В5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5AA793A6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В</w:t>
            </w:r>
            <w:proofErr w:type="gramStart"/>
            <w:r w:rsidRPr="00A7730B">
              <w:rPr>
                <w:b/>
                <w:bCs/>
                <w:sz w:val="16"/>
                <w:szCs w:val="16"/>
                <w:lang w:val="ru-RU"/>
              </w:rPr>
              <w:t>6</w:t>
            </w:r>
            <w:proofErr w:type="gramEnd"/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69D8391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</w:p>
        </w:tc>
      </w:tr>
      <w:tr w:rsidR="00041151" w:rsidRPr="00A7730B" w14:paraId="4D3A7DB6" w14:textId="77777777" w:rsidTr="0053284B">
        <w:trPr>
          <w:trHeight w:val="227"/>
          <w:tblHeader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157C7BE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Неделя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63AB170D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Н-1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35A03367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Н</w:t>
            </w:r>
            <w:proofErr w:type="gramStart"/>
            <w:r w:rsidRPr="00A7730B">
              <w:rPr>
                <w:b/>
                <w:bCs/>
                <w:sz w:val="16"/>
                <w:szCs w:val="16"/>
                <w:lang w:val="ru-RU"/>
              </w:rPr>
              <w:t>0</w:t>
            </w:r>
            <w:proofErr w:type="gramEnd"/>
            <w:r w:rsidRPr="00A7730B">
              <w:rPr>
                <w:b/>
                <w:bCs/>
                <w:sz w:val="16"/>
                <w:szCs w:val="16"/>
                <w:lang w:val="ru-RU"/>
              </w:rPr>
              <w:t xml:space="preserve"> (Ранд.)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5DE0BC8D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Н</w:t>
            </w:r>
            <w:proofErr w:type="gramStart"/>
            <w:r w:rsidRPr="00A7730B">
              <w:rPr>
                <w:b/>
                <w:bCs/>
                <w:sz w:val="16"/>
                <w:szCs w:val="16"/>
                <w:lang w:val="ru-RU"/>
              </w:rPr>
              <w:t>2</w:t>
            </w:r>
            <w:proofErr w:type="gramEnd"/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11AE47AA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Н</w:t>
            </w:r>
            <w:proofErr w:type="gramStart"/>
            <w:r w:rsidRPr="00A7730B">
              <w:rPr>
                <w:b/>
                <w:bCs/>
                <w:sz w:val="16"/>
                <w:szCs w:val="16"/>
                <w:lang w:val="ru-RU"/>
              </w:rPr>
              <w:t>4</w:t>
            </w:r>
            <w:proofErr w:type="gramEnd"/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6600017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Н8 (ОТ)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29447790" w14:textId="51B4053C" w:rsidR="00041151" w:rsidRPr="00A7730B" w:rsidRDefault="00FD11BB" w:rsidP="00FD11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Н10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42ABA089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</w:p>
        </w:tc>
      </w:tr>
      <w:tr w:rsidR="00041151" w:rsidRPr="00A7730B" w14:paraId="40C1FD3A" w14:textId="77777777" w:rsidTr="0053284B">
        <w:trPr>
          <w:trHeight w:val="227"/>
          <w:tblHeader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57F59611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Окно визита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038AFA0C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День -10…-7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05A7591B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001223E0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±2 дня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52F6EB4A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±2 дня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65AD687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±2 дня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488CE0D7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 w:rsidRPr="00A7730B">
              <w:rPr>
                <w:b/>
                <w:bCs/>
                <w:sz w:val="16"/>
                <w:szCs w:val="16"/>
                <w:lang w:val="ru-RU"/>
              </w:rPr>
              <w:t>+7 дней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5F9A6282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/>
                <w:bCs/>
                <w:sz w:val="16"/>
                <w:szCs w:val="16"/>
                <w:lang w:val="ru-RU"/>
              </w:rPr>
            </w:pPr>
          </w:p>
        </w:tc>
      </w:tr>
      <w:tr w:rsidR="00041151" w:rsidRPr="00A7730B" w14:paraId="0CAB8174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6D1C7867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Информированное согласие / регистрация пациента 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7843FB8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63166567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6D3D1321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5B13DCB6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2407188C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3F4571F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66314ED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041151" w:rsidRPr="00A7730B" w14:paraId="1DF4EC2A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2A91FAB6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Демографические данные и анамнез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3D4BDB1B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22215D1F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74FE3E9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58B3CF8A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052DD341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4A0E0A3A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17AB33F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4E6ABD" w:rsidRPr="00A7730B" w14:paraId="2BAF6FDA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5814B689" w14:textId="77777777" w:rsidR="004E6ABD" w:rsidRPr="00A7730B" w:rsidRDefault="004E6ABD" w:rsidP="00F86ABB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Опросники и шкалы: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2DAB973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2AD4CC9C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40BA35EB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42B34985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7318424A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04B3FBF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07D5AF3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53284B" w:rsidRPr="00A7730B" w14:paraId="4A21D311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0462D1BF" w14:textId="77777777" w:rsidR="0053284B" w:rsidRPr="00A7730B" w:rsidRDefault="004E6ABD" w:rsidP="00F86ABB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53284B" w:rsidRPr="00A7730B">
              <w:rPr>
                <w:bCs/>
                <w:sz w:val="16"/>
                <w:szCs w:val="16"/>
                <w:lang w:val="ru-RU"/>
              </w:rPr>
              <w:t>Структурированное интервью шкалы Гамильтона для оценки тревоги (SIGH-A)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5E152DCE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6D8B121F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0B432ABF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2ACBA20D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61149D32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6EDF6426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0B11EF9B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53284B" w:rsidRPr="00A7730B" w14:paraId="38F2B2E5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0EAB1124" w14:textId="77777777" w:rsidR="0053284B" w:rsidRPr="00A7730B" w:rsidRDefault="004E6ABD" w:rsidP="00F86ABB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53284B" w:rsidRPr="00A7730B">
              <w:rPr>
                <w:bCs/>
                <w:sz w:val="16"/>
                <w:szCs w:val="16"/>
                <w:lang w:val="ru-RU"/>
              </w:rPr>
              <w:t>Структурированное интервью шкалы Гамильтона для оценки депрессии (SIGH-D)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53BD3D03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1DDA7901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6160D7D4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5B44D042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79F6518F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79A3D621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1D5AA182" w14:textId="77777777" w:rsidR="0053284B" w:rsidRPr="00A7730B" w:rsidRDefault="0053284B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9A386F" w:rsidRPr="00A7730B" w14:paraId="4750599C" w14:textId="77777777" w:rsidTr="00A86DB6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51C5DDA5" w14:textId="77777777" w:rsidR="009A386F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9A386F" w:rsidRPr="00A7730B">
              <w:rPr>
                <w:bCs/>
                <w:sz w:val="16"/>
                <w:szCs w:val="16"/>
                <w:lang w:val="ru-RU"/>
              </w:rPr>
              <w:t>Шкала общего клинического впечатления (CGI-S)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2ED4F6B5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3B094995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6E58AC12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5ACE31AA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33541BCD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3CBB6788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7C7FA0FF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9A386F" w:rsidRPr="00A7730B" w14:paraId="1453718F" w14:textId="77777777" w:rsidTr="00A86DB6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708AA2FD" w14:textId="77777777" w:rsidR="009A386F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9A386F" w:rsidRPr="00A7730B">
              <w:rPr>
                <w:bCs/>
                <w:sz w:val="16"/>
                <w:szCs w:val="16"/>
                <w:lang w:val="ru-RU"/>
              </w:rPr>
              <w:t>Шкала общего клинического впечатления о динамике состояния (CGI-I)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119BC4A4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1FD37D74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0F80959F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52F8BD5E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2B85995D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3F5952F0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60CF85F8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9A386F" w:rsidRPr="00A7730B" w14:paraId="2E5DAA5A" w14:textId="77777777" w:rsidTr="00546FE0">
        <w:trPr>
          <w:trHeight w:val="251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60383518" w14:textId="77777777" w:rsidR="009A386F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9A386F" w:rsidRPr="00A7730B">
              <w:rPr>
                <w:bCs/>
                <w:sz w:val="16"/>
                <w:szCs w:val="16"/>
                <w:lang w:val="ru-RU"/>
              </w:rPr>
              <w:t xml:space="preserve">Дневная сонливость по </w:t>
            </w:r>
            <w:proofErr w:type="gramStart"/>
            <w:r w:rsidR="009A386F" w:rsidRPr="00A7730B">
              <w:rPr>
                <w:bCs/>
                <w:sz w:val="16"/>
                <w:szCs w:val="16"/>
                <w:lang w:val="ru-RU"/>
              </w:rPr>
              <w:t>ВАШ</w:t>
            </w:r>
            <w:proofErr w:type="gramEnd"/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6759B1C2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770549B9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20EA2DC7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52EAF09A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1A1D1E76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6A265886" w14:textId="2AF23AD1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del w:id="841" w:author="Vostokova_NV" w:date="2019-11-11T01:04:00Z">
              <w:r w:rsidRPr="00A7730B" w:rsidDel="0081443F">
                <w:rPr>
                  <w:bCs/>
                  <w:sz w:val="16"/>
                  <w:szCs w:val="16"/>
                  <w:lang w:val="ru-RU"/>
                </w:rPr>
                <w:delText>Х</w:delText>
              </w:r>
            </w:del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5C1F0DB4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D55B66" w:rsidRPr="00A7730B" w14:paraId="704556A3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5A5D111D" w14:textId="77777777" w:rsidR="00D55B66" w:rsidRPr="00A7730B" w:rsidRDefault="004E6ABD" w:rsidP="0053284B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D55B66" w:rsidRPr="00A7730B">
              <w:rPr>
                <w:bCs/>
                <w:sz w:val="16"/>
                <w:szCs w:val="16"/>
                <w:lang w:val="ru-RU"/>
              </w:rPr>
              <w:t>Визуальная аналоговая шкала нетрудоспособности Шихана (SDS)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3F667E3F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5A060243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3391BA34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78A12C03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5A226819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75006E68" w14:textId="29C73620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2C987821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D55B66" w:rsidRPr="00A7730B" w14:paraId="7F64B95D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2F19A473" w14:textId="77777777" w:rsidR="00D55B66" w:rsidRPr="00A7730B" w:rsidRDefault="004E6ABD" w:rsidP="00A0465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D55B66" w:rsidRPr="00A7730B">
              <w:rPr>
                <w:bCs/>
                <w:sz w:val="16"/>
                <w:szCs w:val="16"/>
                <w:lang w:val="ru-RU"/>
              </w:rPr>
              <w:t>Опросник удовлетворенности качеством жизни (</w:t>
            </w:r>
            <w:r w:rsidR="000141C6" w:rsidRPr="00A7730B">
              <w:rPr>
                <w:bCs/>
                <w:sz w:val="16"/>
                <w:szCs w:val="16"/>
                <w:lang w:val="ru-RU"/>
              </w:rPr>
              <w:t>Q-LES-Q-SF</w:t>
            </w:r>
            <w:r w:rsidR="00D55B66" w:rsidRPr="00A7730B">
              <w:rPr>
                <w:bCs/>
                <w:sz w:val="16"/>
                <w:szCs w:val="16"/>
                <w:lang w:val="ru-RU"/>
              </w:rPr>
              <w:t>)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05C6A5B9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30D06ACC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469DDD9D" w14:textId="77777777" w:rsidR="00D55B66" w:rsidRPr="0081443F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highlight w:val="yellow"/>
                <w:lang w:val="ru-RU"/>
              </w:rPr>
            </w:pPr>
            <w:r w:rsidRPr="0081443F">
              <w:rPr>
                <w:bCs/>
                <w:sz w:val="16"/>
                <w:szCs w:val="16"/>
                <w:highlight w:val="yellow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314BB125" w14:textId="77777777" w:rsidR="00D55B66" w:rsidRPr="009F162E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9F162E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3FD79B81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4D756D25" w14:textId="5A742711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del w:id="842" w:author="Vostokova_NV" w:date="2019-11-11T01:04:00Z">
              <w:r w:rsidRPr="00A7730B" w:rsidDel="0081443F">
                <w:rPr>
                  <w:bCs/>
                  <w:sz w:val="16"/>
                  <w:szCs w:val="16"/>
                  <w:lang w:val="ru-RU"/>
                </w:rPr>
                <w:delText>Х</w:delText>
              </w:r>
            </w:del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2CE8F0A5" w14:textId="77777777" w:rsidR="00D55B66" w:rsidRPr="00A7730B" w:rsidRDefault="00D55B66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86300F" w:rsidRPr="00A7730B" w14:paraId="57812B8A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5628134E" w14:textId="77777777" w:rsidR="0086300F" w:rsidRPr="00A7730B" w:rsidRDefault="004E6ABD" w:rsidP="00546FE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546FE0" w:rsidRPr="00A7730B">
              <w:rPr>
                <w:bCs/>
                <w:sz w:val="16"/>
                <w:szCs w:val="16"/>
                <w:lang w:val="ru-RU"/>
              </w:rPr>
              <w:t>Тест прохождения маршрута</w:t>
            </w:r>
            <w:r w:rsidR="00546FE0" w:rsidRPr="00A7730B" w:rsidDel="00546FE0">
              <w:rPr>
                <w:bCs/>
                <w:sz w:val="16"/>
                <w:szCs w:val="16"/>
                <w:lang w:val="ru-RU"/>
              </w:rPr>
              <w:t xml:space="preserve"> </w:t>
            </w:r>
            <w:r w:rsidR="003E4514" w:rsidRPr="00A7730B">
              <w:rPr>
                <w:bCs/>
                <w:sz w:val="16"/>
                <w:szCs w:val="16"/>
                <w:lang w:val="ru-RU"/>
              </w:rPr>
              <w:t xml:space="preserve">(TMT) 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5A796E2D" w14:textId="77777777" w:rsidR="0086300F" w:rsidRPr="00A7730B" w:rsidRDefault="0086300F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7F84A230" w14:textId="77777777" w:rsidR="0086300F" w:rsidRPr="00A7730B" w:rsidRDefault="0086300F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1E4F1695" w14:textId="77777777" w:rsidR="0086300F" w:rsidRPr="0081443F" w:rsidRDefault="0086300F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highlight w:val="yellow"/>
                <w:lang w:val="ru-RU"/>
              </w:rPr>
            </w:pPr>
            <w:r w:rsidRPr="0081443F">
              <w:rPr>
                <w:bCs/>
                <w:sz w:val="16"/>
                <w:szCs w:val="16"/>
                <w:highlight w:val="yellow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5B221171" w14:textId="77777777" w:rsidR="0086300F" w:rsidRPr="009F162E" w:rsidRDefault="0086300F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9F162E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4504088C" w14:textId="77777777" w:rsidR="0086300F" w:rsidRPr="00A7730B" w:rsidRDefault="0086300F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46C8BD4C" w14:textId="350B8EEB" w:rsidR="0086300F" w:rsidRPr="00A7730B" w:rsidRDefault="0086300F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del w:id="843" w:author="Vostokova_NV" w:date="2019-11-11T01:04:00Z">
              <w:r w:rsidRPr="00A7730B" w:rsidDel="0081443F">
                <w:rPr>
                  <w:bCs/>
                  <w:sz w:val="16"/>
                  <w:szCs w:val="16"/>
                  <w:lang w:val="ru-RU"/>
                </w:rPr>
                <w:delText>Х</w:delText>
              </w:r>
            </w:del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1E12EFAB" w14:textId="77777777" w:rsidR="0086300F" w:rsidRPr="00A7730B" w:rsidRDefault="0086300F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3E4514" w:rsidRPr="00A7730B" w14:paraId="705D26A6" w14:textId="77777777" w:rsidTr="003E4514">
        <w:trPr>
          <w:trHeight w:val="283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117044B9" w14:textId="77777777" w:rsidR="003E4514" w:rsidRPr="00A7730B" w:rsidRDefault="003E4514" w:rsidP="00546FE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</w:t>
            </w:r>
            <w:r w:rsidR="00993285" w:rsidRPr="00A7730B">
              <w:rPr>
                <w:bCs/>
                <w:sz w:val="16"/>
                <w:szCs w:val="16"/>
                <w:lang w:val="ru-RU"/>
              </w:rPr>
              <w:t xml:space="preserve">Опросник проявлений синдрома отмены </w:t>
            </w:r>
            <w:proofErr w:type="spellStart"/>
            <w:r w:rsidR="00993285" w:rsidRPr="00A7730B">
              <w:rPr>
                <w:bCs/>
                <w:sz w:val="16"/>
                <w:szCs w:val="16"/>
                <w:lang w:val="ru-RU"/>
              </w:rPr>
              <w:t>бензодиазепинов</w:t>
            </w:r>
            <w:proofErr w:type="spellEnd"/>
            <w:r w:rsidR="00993285" w:rsidRPr="00A7730B">
              <w:rPr>
                <w:bCs/>
                <w:sz w:val="16"/>
                <w:szCs w:val="16"/>
                <w:lang w:val="ru-RU"/>
              </w:rPr>
              <w:t xml:space="preserve">  </w:t>
            </w:r>
            <w:r w:rsidR="00546FE0" w:rsidRPr="00A7730B">
              <w:rPr>
                <w:bCs/>
                <w:sz w:val="16"/>
                <w:szCs w:val="16"/>
                <w:lang w:val="ru-RU"/>
              </w:rPr>
              <w:t xml:space="preserve">(BWSQ) 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1B091CCA" w14:textId="77777777" w:rsidR="003E4514" w:rsidRPr="00A7730B" w:rsidRDefault="003E4514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47A231F9" w14:textId="77777777" w:rsidR="003E4514" w:rsidRPr="00A7730B" w:rsidRDefault="003E4514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3463E6F6" w14:textId="77777777" w:rsidR="003E4514" w:rsidRPr="00A7730B" w:rsidRDefault="003E4514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77A04C79" w14:textId="77777777" w:rsidR="003E4514" w:rsidRPr="00A7730B" w:rsidRDefault="003E4514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5BA2A761" w14:textId="77777777" w:rsidR="003E4514" w:rsidRPr="00A7730B" w:rsidRDefault="003E4514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09FC23F6" w14:textId="77777777" w:rsidR="003E4514" w:rsidRPr="00A7730B" w:rsidRDefault="003E4514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28FC412D" w14:textId="77777777" w:rsidR="003E4514" w:rsidRPr="00A7730B" w:rsidRDefault="00C55E92" w:rsidP="00F86ABB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041151" w:rsidRPr="00A7730B" w14:paraId="2B223611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40A09D3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Жизненные показатели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6CBB80C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7047FE3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14EFD57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4FDC7E69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58EA4F9F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2FFD598F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256191C7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041151" w:rsidRPr="00A7730B" w14:paraId="5B8CDC30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5A80FB8C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vertAlign w:val="superscript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Рост, масса тела, индекс массы тела (ИМТ) </w:t>
            </w:r>
            <w:r w:rsidRPr="00A7730B">
              <w:rPr>
                <w:bCs/>
                <w:sz w:val="16"/>
                <w:szCs w:val="16"/>
                <w:vertAlign w:val="superscript"/>
                <w:lang w:val="ru-RU"/>
              </w:rPr>
              <w:t>б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213F0DB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0AFEEA60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707208C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61C7214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2F54146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47A09AEC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77643D3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041151" w:rsidRPr="00A7730B" w14:paraId="1A0B1304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45E817A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Физикальное обследование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73DFF898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7250CF62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2130DFA9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6B01100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22D0371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28DDDB00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6227559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4E6ABD" w:rsidRPr="00A7730B" w14:paraId="20DF7DBE" w14:textId="77777777" w:rsidTr="00A86DB6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35E54AC8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ЭКГ в 12 отведениях 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3872BBB0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24973165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574EBD17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02B90D8D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104986CF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6FC56999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0370FE7C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041151" w:rsidRPr="00A7730B" w14:paraId="787668FB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38E79952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Лабораторные исследования:</w:t>
            </w:r>
          </w:p>
        </w:tc>
        <w:tc>
          <w:tcPr>
            <w:tcW w:w="577" w:type="pct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F1BA9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8F86CB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332171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96C418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ED909B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D1538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7DB430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041151" w:rsidRPr="00A7730B" w14:paraId="17BEBB6C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71A66A5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- Общий анализ крови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184A102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5B6B5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3185A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E229F9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70ED0F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430363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E5A38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041151" w:rsidRPr="00A7730B" w14:paraId="4A6E9D70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0B28E81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- Биохимический анализ крови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3B5D7E1F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0CBC4016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2CF330C9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08A3499E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7B4BE785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29FDD134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094F8359" w14:textId="77777777" w:rsidR="00041151" w:rsidRPr="00A7730B" w:rsidRDefault="00041151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9A386F" w:rsidRPr="00A7730B" w14:paraId="031FD083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109A9CB2" w14:textId="77777777" w:rsidR="009A386F" w:rsidRPr="00A7730B" w:rsidRDefault="009A386F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- Генотипирование по CYP2D6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167A0553" w14:textId="77777777" w:rsidR="009A386F" w:rsidRPr="00A7730B" w:rsidRDefault="009A386F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622AFE84" w14:textId="77777777" w:rsidR="009A386F" w:rsidRPr="00A7730B" w:rsidRDefault="009A386F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26730517" w14:textId="77777777" w:rsidR="009A386F" w:rsidRPr="00A7730B" w:rsidRDefault="009A386F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259715DA" w14:textId="77777777" w:rsidR="009A386F" w:rsidRPr="00A7730B" w:rsidRDefault="009A386F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302E2583" w14:textId="77777777" w:rsidR="009A386F" w:rsidRPr="00A7730B" w:rsidRDefault="009A386F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7561D9D8" w14:textId="77777777" w:rsidR="009A386F" w:rsidRPr="00A7730B" w:rsidRDefault="009A386F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45EF29B5" w14:textId="77777777" w:rsidR="009A386F" w:rsidRPr="00A7730B" w:rsidRDefault="009A386F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4E6ABD" w:rsidRPr="00A7730B" w14:paraId="4D1A39AC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768ED733" w14:textId="77777777" w:rsidR="004E6ABD" w:rsidRPr="00A7730B" w:rsidRDefault="004E6ABD" w:rsidP="0078674C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vertAlign w:val="superscript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ФК исследование </w:t>
            </w:r>
            <w:proofErr w:type="gramStart"/>
            <w:r w:rsidRPr="00A7730B">
              <w:rPr>
                <w:bCs/>
                <w:sz w:val="16"/>
                <w:szCs w:val="16"/>
                <w:vertAlign w:val="superscript"/>
                <w:lang w:val="ru-RU"/>
              </w:rPr>
              <w:t>в</w:t>
            </w:r>
            <w:proofErr w:type="gramEnd"/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60E2C6C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76F08573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043C7FB9" w14:textId="77777777" w:rsidR="004E6ABD" w:rsidRPr="00A7730B" w:rsidRDefault="004E6ABD" w:rsidP="00A86DB6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1FFC81E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3510160B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452A7465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08C01CB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4E6ABD" w:rsidRPr="00A7730B" w14:paraId="5E793BBB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0223673C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- Общий анализ мочи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233C23EB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553AADE9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472EB5AF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65FCE5F2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320E59EB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6B9C6083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692F811E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4E6ABD" w:rsidRPr="00A7730B" w14:paraId="28D97026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6BF55AFC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- Тест на беременность по моче </w:t>
            </w:r>
            <w:proofErr w:type="gramStart"/>
            <w:r w:rsidRPr="00A7730B">
              <w:rPr>
                <w:sz w:val="16"/>
                <w:szCs w:val="16"/>
                <w:vertAlign w:val="superscript"/>
                <w:lang w:val="ru-RU"/>
              </w:rPr>
              <w:t>г</w:t>
            </w:r>
            <w:proofErr w:type="gramEnd"/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3EB05E8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0F270097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664E6663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68BAD362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624C3443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207DCA21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14C01B0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4E6ABD" w:rsidRPr="00A7730B" w14:paraId="1D7E0E40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38B039C5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- Тест на запрещенные препараты по моче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5BA51DD8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6876DB28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32C278C1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699F5B2E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2179D01A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5931277F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4DC519DD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4E6ABD" w:rsidRPr="00A7730B" w14:paraId="07C6F675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07F5745C" w14:textId="77777777" w:rsidR="004E6ABD" w:rsidRPr="00A7730B" w:rsidRDefault="004E6ABD" w:rsidP="004E6ABD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Оценка критериев включения/невключения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6E7DAF5B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66BD3044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02F18470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0672671A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6DE9FC94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448BAA13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3D08703F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4E6ABD" w:rsidRPr="00A7730B" w14:paraId="2718ED4E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76E9AA9C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Рандомизация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7D432724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144195AE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3317E298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365CA568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1B424580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5870F440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0057104C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4E6ABD" w:rsidRPr="00A7730B" w14:paraId="7A1750B7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02549DEF" w14:textId="77777777" w:rsidR="004E6ABD" w:rsidRPr="00A7730B" w:rsidRDefault="004E6ABD" w:rsidP="004E6ABD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 xml:space="preserve">Выдача и прием исследуемого препарата в центре </w:t>
            </w:r>
            <w:r w:rsidRPr="00A7730B">
              <w:rPr>
                <w:sz w:val="16"/>
                <w:szCs w:val="16"/>
                <w:vertAlign w:val="superscript"/>
                <w:lang w:val="ru-RU"/>
              </w:rPr>
              <w:t>д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033B9E7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vertAlign w:val="superscript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213AD709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6958274A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75E82ED3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675958E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69B46052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47E011CA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4E6ABD" w:rsidRPr="00A7730B" w14:paraId="3BAE4AFB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6B80709E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Возврат и учет исследуемого препарата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396D4C38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3111CCB2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12E6A607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357C1A75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750FD204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7AF8E9A5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3A286B6F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4E6ABD" w:rsidRPr="00A7730B" w14:paraId="3B3B417F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287F47DE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Выдача дневника пациента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35F4CA78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0B0827A0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52E4EA48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32FCBF19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253BEDFD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0725B677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4CD5A582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</w:tr>
      <w:tr w:rsidR="004E6ABD" w:rsidRPr="00A7730B" w14:paraId="4F7196C6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6B4C73BC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Проверка дневника пациента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6F00E1E3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0FE6C591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23360825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6AE33D52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2AB45060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627C47C4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54DA22B0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4E6ABD" w:rsidRPr="00A7730B" w14:paraId="007697DD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53B205CA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Нежелательные явления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6F950ABE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43CA1E99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3C04ABEC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1A445C7F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4B9D2CDB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67CEBAA7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00DB847E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  <w:tr w:rsidR="004E6ABD" w:rsidRPr="00A7730B" w14:paraId="15383A10" w14:textId="77777777" w:rsidTr="0053284B">
        <w:trPr>
          <w:trHeight w:val="227"/>
        </w:trPr>
        <w:tc>
          <w:tcPr>
            <w:tcW w:w="2143" w:type="pct"/>
            <w:tcMar>
              <w:left w:w="57" w:type="dxa"/>
              <w:right w:w="57" w:type="dxa"/>
            </w:tcMar>
            <w:vAlign w:val="center"/>
          </w:tcPr>
          <w:p w14:paraId="60ACB4B4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Сопутствующая терапия</w:t>
            </w:r>
          </w:p>
        </w:tc>
        <w:tc>
          <w:tcPr>
            <w:tcW w:w="577" w:type="pct"/>
            <w:tcMar>
              <w:left w:w="57" w:type="dxa"/>
              <w:right w:w="57" w:type="dxa"/>
            </w:tcMar>
            <w:vAlign w:val="center"/>
          </w:tcPr>
          <w:p w14:paraId="5C9D444D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429" w:type="pct"/>
            <w:tcMar>
              <w:left w:w="57" w:type="dxa"/>
              <w:right w:w="57" w:type="dxa"/>
            </w:tcMar>
            <w:vAlign w:val="center"/>
          </w:tcPr>
          <w:p w14:paraId="18522693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14" w:type="pct"/>
            <w:tcMar>
              <w:left w:w="57" w:type="dxa"/>
              <w:right w:w="57" w:type="dxa"/>
            </w:tcMar>
            <w:vAlign w:val="center"/>
          </w:tcPr>
          <w:p w14:paraId="229E9EC2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1" w:type="pct"/>
            <w:tcMar>
              <w:left w:w="57" w:type="dxa"/>
              <w:right w:w="57" w:type="dxa"/>
            </w:tcMar>
            <w:vAlign w:val="center"/>
          </w:tcPr>
          <w:p w14:paraId="3A3D4BA6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376" w:type="pct"/>
            <w:tcMar>
              <w:left w:w="57" w:type="dxa"/>
              <w:right w:w="57" w:type="dxa"/>
            </w:tcMar>
            <w:vAlign w:val="center"/>
          </w:tcPr>
          <w:p w14:paraId="5C8BEA9B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549" w:type="pct"/>
            <w:tcMar>
              <w:left w:w="57" w:type="dxa"/>
              <w:right w:w="57" w:type="dxa"/>
            </w:tcMar>
            <w:vAlign w:val="center"/>
          </w:tcPr>
          <w:p w14:paraId="7EB42B33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  <w:tc>
          <w:tcPr>
            <w:tcW w:w="241" w:type="pct"/>
            <w:tcMar>
              <w:left w:w="57" w:type="dxa"/>
              <w:right w:w="57" w:type="dxa"/>
            </w:tcMar>
            <w:vAlign w:val="center"/>
          </w:tcPr>
          <w:p w14:paraId="60EA3D22" w14:textId="77777777" w:rsidR="004E6ABD" w:rsidRPr="00A7730B" w:rsidRDefault="004E6ABD" w:rsidP="00BB6937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bCs/>
                <w:sz w:val="16"/>
                <w:szCs w:val="16"/>
                <w:lang w:val="ru-RU"/>
              </w:rPr>
            </w:pPr>
            <w:r w:rsidRPr="00A7730B">
              <w:rPr>
                <w:bCs/>
                <w:sz w:val="16"/>
                <w:szCs w:val="16"/>
                <w:lang w:val="ru-RU"/>
              </w:rPr>
              <w:t>Х</w:t>
            </w:r>
          </w:p>
        </w:tc>
      </w:tr>
    </w:tbl>
    <w:p w14:paraId="29184331" w14:textId="77777777" w:rsidR="00D263D8" w:rsidRPr="009F162E" w:rsidRDefault="00D263D8" w:rsidP="009F162E">
      <w:pPr>
        <w:keepNext/>
        <w:rPr>
          <w:sz w:val="20"/>
          <w:szCs w:val="16"/>
          <w:lang w:val="ru-RU"/>
        </w:rPr>
      </w:pPr>
      <w:r w:rsidRPr="009F162E">
        <w:rPr>
          <w:b/>
          <w:sz w:val="20"/>
          <w:szCs w:val="16"/>
          <w:lang w:val="ru-RU"/>
        </w:rPr>
        <w:lastRenderedPageBreak/>
        <w:t>Сокращения</w:t>
      </w:r>
      <w:r w:rsidRPr="009F162E">
        <w:rPr>
          <w:sz w:val="20"/>
          <w:szCs w:val="16"/>
          <w:lang w:val="ru-RU"/>
        </w:rPr>
        <w:t>: Н – неделя, ОТ – окончание терапии, Д/</w:t>
      </w:r>
      <w:proofErr w:type="gramStart"/>
      <w:r w:rsidRPr="009F162E">
        <w:rPr>
          <w:sz w:val="20"/>
          <w:szCs w:val="16"/>
          <w:lang w:val="ru-RU"/>
        </w:rPr>
        <w:t>З</w:t>
      </w:r>
      <w:proofErr w:type="gramEnd"/>
      <w:r w:rsidRPr="009F162E">
        <w:rPr>
          <w:sz w:val="20"/>
          <w:szCs w:val="16"/>
          <w:lang w:val="ru-RU"/>
        </w:rPr>
        <w:t xml:space="preserve"> – досрочное завершение</w:t>
      </w:r>
    </w:p>
    <w:p w14:paraId="22D67E4D" w14:textId="77777777" w:rsidR="00D263D8" w:rsidRPr="009F162E" w:rsidRDefault="00D263D8" w:rsidP="009F162E">
      <w:pPr>
        <w:keepNext/>
        <w:rPr>
          <w:b/>
          <w:sz w:val="20"/>
          <w:szCs w:val="16"/>
          <w:lang w:val="ru-RU"/>
        </w:rPr>
      </w:pPr>
      <w:r w:rsidRPr="009F162E">
        <w:rPr>
          <w:b/>
          <w:sz w:val="20"/>
          <w:szCs w:val="16"/>
          <w:lang w:val="ru-RU"/>
        </w:rPr>
        <w:t xml:space="preserve">Сноски к графику процедур: </w:t>
      </w:r>
    </w:p>
    <w:p w14:paraId="19B81F19" w14:textId="77777777" w:rsidR="00D263D8" w:rsidRPr="009F162E" w:rsidRDefault="00D263D8" w:rsidP="009F162E">
      <w:pPr>
        <w:tabs>
          <w:tab w:val="left" w:pos="426"/>
        </w:tabs>
        <w:rPr>
          <w:rFonts w:eastAsia="Calibri"/>
          <w:sz w:val="20"/>
          <w:szCs w:val="16"/>
          <w:lang w:val="ru-RU"/>
        </w:rPr>
      </w:pPr>
      <w:r w:rsidRPr="009F162E">
        <w:rPr>
          <w:sz w:val="20"/>
          <w:szCs w:val="16"/>
          <w:vertAlign w:val="superscript"/>
          <w:lang w:val="ru-RU"/>
        </w:rPr>
        <w:t xml:space="preserve">а </w:t>
      </w:r>
      <w:r w:rsidRPr="009F162E">
        <w:rPr>
          <w:rFonts w:eastAsia="Calibri"/>
          <w:sz w:val="20"/>
          <w:szCs w:val="16"/>
          <w:lang w:val="ru-RU"/>
        </w:rPr>
        <w:t>Визит досрочного завершения (Д/З) проводится пациентам в случае досрочног</w:t>
      </w:r>
      <w:r w:rsidR="004E6ABD" w:rsidRPr="009F162E">
        <w:rPr>
          <w:rFonts w:eastAsia="Calibri"/>
          <w:sz w:val="20"/>
          <w:szCs w:val="16"/>
          <w:lang w:val="ru-RU"/>
        </w:rPr>
        <w:t>о выведения из исследования до В</w:t>
      </w:r>
      <w:r w:rsidRPr="009F162E">
        <w:rPr>
          <w:rFonts w:eastAsia="Calibri"/>
          <w:sz w:val="20"/>
          <w:szCs w:val="16"/>
          <w:lang w:val="ru-RU"/>
        </w:rPr>
        <w:t>изита</w:t>
      </w:r>
      <w:r w:rsidR="004E6ABD" w:rsidRPr="009F162E">
        <w:rPr>
          <w:rFonts w:eastAsia="Calibri"/>
          <w:sz w:val="20"/>
          <w:szCs w:val="16"/>
          <w:lang w:val="ru-RU"/>
        </w:rPr>
        <w:t xml:space="preserve"> 5</w:t>
      </w:r>
      <w:r w:rsidRPr="009F162E">
        <w:rPr>
          <w:rFonts w:eastAsia="Calibri"/>
          <w:sz w:val="20"/>
          <w:szCs w:val="16"/>
          <w:lang w:val="ru-RU"/>
        </w:rPr>
        <w:t xml:space="preserve"> </w:t>
      </w:r>
      <w:r w:rsidR="004E6ABD" w:rsidRPr="009F162E">
        <w:rPr>
          <w:rFonts w:eastAsia="Calibri"/>
          <w:sz w:val="20"/>
          <w:szCs w:val="16"/>
          <w:lang w:val="ru-RU"/>
        </w:rPr>
        <w:t>(</w:t>
      </w:r>
      <w:r w:rsidRPr="009F162E">
        <w:rPr>
          <w:rFonts w:eastAsia="Calibri"/>
          <w:sz w:val="20"/>
          <w:szCs w:val="16"/>
          <w:lang w:val="ru-RU"/>
        </w:rPr>
        <w:t xml:space="preserve">Неделя </w:t>
      </w:r>
      <w:r w:rsidR="004E6ABD" w:rsidRPr="009F162E">
        <w:rPr>
          <w:rFonts w:eastAsia="Calibri"/>
          <w:sz w:val="20"/>
          <w:szCs w:val="16"/>
          <w:lang w:val="ru-RU"/>
        </w:rPr>
        <w:t>8)</w:t>
      </w:r>
      <w:r w:rsidRPr="009F162E">
        <w:rPr>
          <w:rFonts w:eastAsia="Calibri"/>
          <w:sz w:val="20"/>
          <w:szCs w:val="16"/>
          <w:lang w:val="ru-RU"/>
        </w:rPr>
        <w:t xml:space="preserve">. </w:t>
      </w:r>
    </w:p>
    <w:p w14:paraId="478DD4BA" w14:textId="77777777" w:rsidR="00D263D8" w:rsidRPr="009F162E" w:rsidRDefault="00D263D8" w:rsidP="009F162E">
      <w:pPr>
        <w:rPr>
          <w:sz w:val="20"/>
          <w:szCs w:val="16"/>
          <w:lang w:val="ru-RU"/>
        </w:rPr>
      </w:pPr>
      <w:proofErr w:type="gramStart"/>
      <w:r w:rsidRPr="009F162E">
        <w:rPr>
          <w:sz w:val="20"/>
          <w:szCs w:val="16"/>
          <w:vertAlign w:val="superscript"/>
          <w:lang w:val="ru-RU"/>
        </w:rPr>
        <w:t>б</w:t>
      </w:r>
      <w:proofErr w:type="gramEnd"/>
      <w:r w:rsidRPr="009F162E">
        <w:rPr>
          <w:sz w:val="20"/>
          <w:szCs w:val="16"/>
          <w:vertAlign w:val="superscript"/>
          <w:lang w:val="ru-RU"/>
        </w:rPr>
        <w:t xml:space="preserve"> </w:t>
      </w:r>
      <w:r w:rsidRPr="009F162E">
        <w:rPr>
          <w:sz w:val="20"/>
          <w:szCs w:val="16"/>
          <w:lang w:val="ru-RU"/>
        </w:rPr>
        <w:t xml:space="preserve">Рост </w:t>
      </w:r>
      <w:r w:rsidR="00B40E0C" w:rsidRPr="009F162E">
        <w:rPr>
          <w:sz w:val="20"/>
          <w:szCs w:val="16"/>
          <w:lang w:val="ru-RU"/>
        </w:rPr>
        <w:t xml:space="preserve">и ИМТ оцениваются </w:t>
      </w:r>
      <w:r w:rsidRPr="009F162E">
        <w:rPr>
          <w:sz w:val="20"/>
          <w:szCs w:val="16"/>
          <w:lang w:val="ru-RU"/>
        </w:rPr>
        <w:t>один раз за исследование – на Скрининге.</w:t>
      </w:r>
    </w:p>
    <w:p w14:paraId="2726CAD3" w14:textId="4CC2F725" w:rsidR="00DE768C" w:rsidRPr="009F162E" w:rsidRDefault="0078674C" w:rsidP="009F162E">
      <w:pPr>
        <w:rPr>
          <w:sz w:val="20"/>
          <w:szCs w:val="16"/>
          <w:lang w:val="ru-RU"/>
        </w:rPr>
      </w:pPr>
      <w:r w:rsidRPr="009F162E">
        <w:rPr>
          <w:sz w:val="20"/>
          <w:szCs w:val="16"/>
          <w:vertAlign w:val="superscript"/>
          <w:lang w:val="ru-RU"/>
        </w:rPr>
        <w:t xml:space="preserve">в </w:t>
      </w:r>
      <w:r w:rsidR="004E6ABD" w:rsidRPr="009F162E">
        <w:rPr>
          <w:sz w:val="20"/>
          <w:szCs w:val="16"/>
          <w:lang w:val="ru-RU"/>
        </w:rPr>
        <w:t>Получение образца</w:t>
      </w:r>
      <w:r w:rsidRPr="009F162E">
        <w:rPr>
          <w:sz w:val="20"/>
          <w:szCs w:val="16"/>
          <w:lang w:val="ru-RU"/>
        </w:rPr>
        <w:t xml:space="preserve"> крови для ФК исследования на Визите </w:t>
      </w:r>
      <w:r w:rsidR="004E6ABD" w:rsidRPr="009F162E">
        <w:rPr>
          <w:sz w:val="20"/>
          <w:szCs w:val="16"/>
          <w:lang w:val="ru-RU"/>
        </w:rPr>
        <w:t>2 (Неделя 0)</w:t>
      </w:r>
      <w:r w:rsidRPr="009F162E">
        <w:rPr>
          <w:sz w:val="20"/>
          <w:szCs w:val="16"/>
          <w:lang w:val="ru-RU"/>
        </w:rPr>
        <w:t xml:space="preserve"> проводится через 1 час после приема исследуемого препарата в центре</w:t>
      </w:r>
      <w:r w:rsidR="004E6ABD" w:rsidRPr="009F162E">
        <w:rPr>
          <w:sz w:val="20"/>
          <w:szCs w:val="16"/>
          <w:lang w:val="ru-RU"/>
        </w:rPr>
        <w:t xml:space="preserve">; на остальных визитах – строго до приема </w:t>
      </w:r>
      <w:del w:id="844" w:author="Vostokova_NV" w:date="2019-11-11T00:52:00Z">
        <w:r w:rsidR="004E6ABD" w:rsidRPr="009F162E" w:rsidDel="004F75B8">
          <w:rPr>
            <w:sz w:val="20"/>
            <w:szCs w:val="16"/>
            <w:lang w:val="ru-RU"/>
          </w:rPr>
          <w:delText>ИП</w:delText>
        </w:r>
      </w:del>
      <w:ins w:id="845" w:author="Vostokova_NV" w:date="2019-11-11T00:52:00Z">
        <w:r w:rsidR="004F75B8" w:rsidRPr="009F162E">
          <w:rPr>
            <w:sz w:val="20"/>
            <w:szCs w:val="16"/>
            <w:lang w:val="ru-RU"/>
          </w:rPr>
          <w:t>исследуемого препарата</w:t>
        </w:r>
      </w:ins>
      <w:r w:rsidRPr="009F162E">
        <w:rPr>
          <w:sz w:val="20"/>
          <w:szCs w:val="16"/>
          <w:lang w:val="ru-RU"/>
        </w:rPr>
        <w:t>.</w:t>
      </w:r>
    </w:p>
    <w:p w14:paraId="163FBFAB" w14:textId="77777777" w:rsidR="00DE768C" w:rsidRPr="009F162E" w:rsidRDefault="00DE768C" w:rsidP="009F162E">
      <w:pPr>
        <w:tabs>
          <w:tab w:val="left" w:pos="426"/>
        </w:tabs>
        <w:rPr>
          <w:sz w:val="20"/>
          <w:szCs w:val="16"/>
          <w:lang w:val="ru-RU"/>
        </w:rPr>
      </w:pPr>
      <w:proofErr w:type="gramStart"/>
      <w:r w:rsidRPr="009F162E">
        <w:rPr>
          <w:sz w:val="20"/>
          <w:szCs w:val="16"/>
          <w:vertAlign w:val="superscript"/>
          <w:lang w:val="ru-RU"/>
        </w:rPr>
        <w:t>г</w:t>
      </w:r>
      <w:proofErr w:type="gramEnd"/>
      <w:r w:rsidRPr="009F162E">
        <w:rPr>
          <w:sz w:val="20"/>
          <w:szCs w:val="16"/>
          <w:lang w:val="ru-RU"/>
        </w:rPr>
        <w:t xml:space="preserve"> Тест на беременность по моче проводится только женщинам, способным к деторождению (в том числе не стерилизованным хирургическим путем и в периоде постменопаузы менее 2 лет).</w:t>
      </w:r>
    </w:p>
    <w:p w14:paraId="26A8D3BF" w14:textId="77777777" w:rsidR="004E6ABD" w:rsidRPr="009F162E" w:rsidRDefault="004E6ABD" w:rsidP="009F162E">
      <w:pPr>
        <w:tabs>
          <w:tab w:val="left" w:pos="426"/>
        </w:tabs>
        <w:rPr>
          <w:sz w:val="20"/>
          <w:szCs w:val="16"/>
          <w:lang w:val="ru-RU"/>
        </w:rPr>
      </w:pPr>
      <w:r w:rsidRPr="009F162E">
        <w:rPr>
          <w:sz w:val="20"/>
          <w:szCs w:val="16"/>
          <w:vertAlign w:val="superscript"/>
          <w:lang w:val="ru-RU"/>
        </w:rPr>
        <w:t>д</w:t>
      </w:r>
      <w:proofErr w:type="gramStart"/>
      <w:r w:rsidRPr="009F162E">
        <w:rPr>
          <w:sz w:val="20"/>
          <w:szCs w:val="16"/>
          <w:lang w:val="ru-RU"/>
        </w:rPr>
        <w:t xml:space="preserve"> Н</w:t>
      </w:r>
      <w:proofErr w:type="gramEnd"/>
      <w:r w:rsidRPr="009F162E">
        <w:rPr>
          <w:sz w:val="20"/>
          <w:szCs w:val="16"/>
          <w:lang w:val="ru-RU"/>
        </w:rPr>
        <w:t xml:space="preserve">а Визите 1 (Неделя -1) в рамках вводного периода всем пациентам, соответствующим критериям включения/невключения (без учета результатов лабораторных исследований), будет выдано Плацебо. На Визите 2 (Неделя 0) и далее пациентам будет выдаваться исследуемый препарат в соответствии с группой рандомизации. Выдача исследуемого препарата </w:t>
      </w:r>
      <w:r w:rsidR="00554364" w:rsidRPr="009F162E">
        <w:rPr>
          <w:sz w:val="20"/>
          <w:szCs w:val="16"/>
          <w:lang w:val="ru-RU"/>
        </w:rPr>
        <w:t xml:space="preserve">проводится строго в соответствии с номером упаковки, назначенным </w:t>
      </w:r>
      <w:r w:rsidR="00554364" w:rsidRPr="009F162E">
        <w:rPr>
          <w:sz w:val="20"/>
          <w:szCs w:val="16"/>
        </w:rPr>
        <w:t>IWRS</w:t>
      </w:r>
      <w:r w:rsidR="00554364" w:rsidRPr="009F162E">
        <w:rPr>
          <w:sz w:val="20"/>
          <w:szCs w:val="16"/>
          <w:lang w:val="ru-RU"/>
        </w:rPr>
        <w:t xml:space="preserve">. </w:t>
      </w:r>
    </w:p>
    <w:p w14:paraId="35D00AF2" w14:textId="77777777" w:rsidR="009B67D6" w:rsidRPr="00A7730B" w:rsidRDefault="009B67D6" w:rsidP="00DC3F5A">
      <w:pPr>
        <w:ind w:left="397" w:firstLine="0"/>
        <w:rPr>
          <w:lang w:val="ru-RU"/>
        </w:rPr>
      </w:pPr>
      <w:bookmarkStart w:id="846" w:name="_Toc520309506"/>
      <w:bookmarkStart w:id="847" w:name="_Toc520724588"/>
      <w:bookmarkStart w:id="848" w:name="_Toc520724737"/>
      <w:bookmarkStart w:id="849" w:name="_Toc520978626"/>
      <w:bookmarkStart w:id="850" w:name="_Toc520978775"/>
      <w:bookmarkStart w:id="851" w:name="_Toc520978628"/>
      <w:bookmarkStart w:id="852" w:name="_Toc520978777"/>
      <w:bookmarkStart w:id="853" w:name="_Toc496613650"/>
      <w:bookmarkStart w:id="854" w:name="_Toc520926448"/>
      <w:bookmarkStart w:id="855" w:name="_Toc520961976"/>
      <w:bookmarkStart w:id="856" w:name="_Toc520978632"/>
      <w:bookmarkStart w:id="857" w:name="_Toc520978781"/>
      <w:bookmarkStart w:id="858" w:name="_Toc520926449"/>
      <w:bookmarkStart w:id="859" w:name="_Toc520961977"/>
      <w:bookmarkStart w:id="860" w:name="_Toc520978633"/>
      <w:bookmarkStart w:id="861" w:name="_Toc520978782"/>
      <w:bookmarkStart w:id="862" w:name="_Toc496613658"/>
      <w:bookmarkStart w:id="863" w:name="_Toc447465132"/>
      <w:bookmarkStart w:id="864" w:name="_Toc520309529"/>
      <w:bookmarkStart w:id="865" w:name="_Toc520724611"/>
      <w:bookmarkStart w:id="866" w:name="_Toc520724760"/>
      <w:bookmarkStart w:id="867" w:name="_Toc520309543"/>
      <w:bookmarkStart w:id="868" w:name="_Toc520724625"/>
      <w:bookmarkStart w:id="869" w:name="_Toc520724774"/>
      <w:bookmarkStart w:id="870" w:name="_Toc520724657"/>
      <w:bookmarkStart w:id="871" w:name="_Toc520724806"/>
      <w:bookmarkEnd w:id="707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</w:p>
    <w:sectPr w:rsidR="009B67D6" w:rsidRPr="00A7730B" w:rsidSect="00DC3F5A">
      <w:headerReference w:type="default" r:id="rId19"/>
      <w:pgSz w:w="16839" w:h="11907" w:orient="landscape" w:code="9"/>
      <w:pgMar w:top="1701" w:right="1134" w:bottom="850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389" w:author="Vostokova_NV" w:date="2019-11-11T01:26:00Z" w:initials="V">
    <w:p w14:paraId="102A40A3" w14:textId="3FFE6B08" w:rsidR="00E43C6E" w:rsidRPr="004C1214" w:rsidRDefault="00E43C6E">
      <w:pPr>
        <w:pStyle w:val="aff2"/>
      </w:pPr>
      <w:r>
        <w:rPr>
          <w:rStyle w:val="aff1"/>
        </w:rPr>
        <w:annotationRef/>
      </w:r>
      <w:r>
        <w:rPr>
          <w:lang w:val="ru-RU"/>
        </w:rPr>
        <w:t xml:space="preserve">Может хотя бы с Недели 2 убрать </w:t>
      </w:r>
      <w:r>
        <w:t xml:space="preserve">TMT </w:t>
      </w:r>
      <w:r>
        <w:rPr>
          <w:lang w:val="ru-RU"/>
        </w:rPr>
        <w:t xml:space="preserve">и </w:t>
      </w:r>
      <w:r>
        <w:t>Q-LES-Q-SF?</w:t>
      </w:r>
    </w:p>
  </w:comment>
  <w:comment w:id="410" w:author="Vostokova_NV" w:date="2019-11-11T03:08:00Z" w:initials="V">
    <w:p w14:paraId="71B83009" w14:textId="6A9B3541" w:rsidR="00E43C6E" w:rsidRPr="009F162E" w:rsidRDefault="00E43C6E">
      <w:pPr>
        <w:pStyle w:val="aff2"/>
        <w:rPr>
          <w:lang w:val="ru-RU"/>
        </w:rPr>
      </w:pPr>
      <w:r>
        <w:rPr>
          <w:rStyle w:val="aff1"/>
        </w:rPr>
        <w:annotationRef/>
      </w:r>
      <w:r>
        <w:t>&gt;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или</w:t>
      </w:r>
      <w:proofErr w:type="gramEnd"/>
      <w:r>
        <w:rPr>
          <w:lang w:val="ru-RU"/>
        </w:rPr>
        <w:t xml:space="preserve"> ≥?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5313378" w15:done="0"/>
  <w15:commentEx w15:paraId="281EBDE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5313378" w16cid:durableId="216D4373"/>
  <w16cid:commentId w16cid:paraId="281EBDED" w16cid:durableId="216D44E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AF30E3" w14:textId="77777777" w:rsidR="00A27299" w:rsidRDefault="00A27299" w:rsidP="006C4F1D">
      <w:pPr>
        <w:pStyle w:val="Paragraph"/>
      </w:pPr>
      <w:r>
        <w:separator/>
      </w:r>
    </w:p>
  </w:endnote>
  <w:endnote w:type="continuationSeparator" w:id="0">
    <w:p w14:paraId="49853040" w14:textId="77777777" w:rsidR="00A27299" w:rsidRDefault="00A27299" w:rsidP="006C4F1D">
      <w:pPr>
        <w:pStyle w:val="Paragraph"/>
      </w:pPr>
      <w:r>
        <w:continuationSeparator/>
      </w:r>
    </w:p>
  </w:endnote>
  <w:endnote w:type="continuationNotice" w:id="1">
    <w:p w14:paraId="257B9B78" w14:textId="77777777" w:rsidR="00A27299" w:rsidRDefault="00A2729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TE12574B0t00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FreeSetC">
    <w:altName w:val="FreeSetC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43CFD4" w14:textId="77777777" w:rsidR="00E43C6E" w:rsidRDefault="00E43C6E" w:rsidP="00950ABE">
    <w:pPr>
      <w:pStyle w:val="ad"/>
      <w:tabs>
        <w:tab w:val="clear" w:pos="9000"/>
        <w:tab w:val="right" w:pos="9356"/>
      </w:tabs>
    </w:pPr>
    <w:r w:rsidRPr="00F468DD">
      <w:rPr>
        <w:sz w:val="24"/>
        <w:lang w:val="ru-RU"/>
      </w:rPr>
      <w:t>Конфиденциально</w:t>
    </w:r>
    <w:r w:rsidRPr="00F468DD">
      <w:rPr>
        <w:caps/>
        <w:sz w:val="24"/>
        <w:lang w:val="ru-RU"/>
      </w:rPr>
      <w:tab/>
    </w:r>
    <w:r>
      <w:rPr>
        <w:caps/>
        <w:sz w:val="24"/>
        <w:lang w:val="ru-RU"/>
      </w:rPr>
      <w:tab/>
    </w:r>
    <w:r w:rsidRPr="00F468DD">
      <w:rPr>
        <w:sz w:val="24"/>
        <w:lang w:val="ru-RU"/>
      </w:rPr>
      <w:t xml:space="preserve">Страница </w:t>
    </w:r>
    <w:r w:rsidRPr="00F468DD">
      <w:rPr>
        <w:rStyle w:val="a8"/>
        <w:sz w:val="24"/>
      </w:rPr>
      <w:fldChar w:fldCharType="begin"/>
    </w:r>
    <w:r w:rsidRPr="00F468DD">
      <w:rPr>
        <w:rStyle w:val="a8"/>
        <w:sz w:val="24"/>
        <w:lang w:val="ru-RU"/>
      </w:rPr>
      <w:instrText xml:space="preserve"> </w:instrText>
    </w:r>
    <w:r w:rsidRPr="00F468DD">
      <w:rPr>
        <w:rStyle w:val="a8"/>
        <w:sz w:val="24"/>
      </w:rPr>
      <w:instrText>PAGE</w:instrText>
    </w:r>
    <w:r w:rsidRPr="00F468DD">
      <w:rPr>
        <w:rStyle w:val="a8"/>
        <w:sz w:val="24"/>
        <w:lang w:val="ru-RU"/>
      </w:rPr>
      <w:instrText xml:space="preserve"> </w:instrText>
    </w:r>
    <w:r w:rsidRPr="00F468DD">
      <w:rPr>
        <w:rStyle w:val="a8"/>
        <w:sz w:val="24"/>
      </w:rPr>
      <w:fldChar w:fldCharType="separate"/>
    </w:r>
    <w:r w:rsidR="009F162E">
      <w:rPr>
        <w:rStyle w:val="a8"/>
        <w:noProof/>
        <w:sz w:val="24"/>
      </w:rPr>
      <w:t>19</w:t>
    </w:r>
    <w:r w:rsidRPr="00F468DD">
      <w:rPr>
        <w:rStyle w:val="a8"/>
        <w:sz w:val="24"/>
      </w:rPr>
      <w:fldChar w:fldCharType="end"/>
    </w:r>
    <w:r w:rsidRPr="00F468DD">
      <w:rPr>
        <w:rStyle w:val="a8"/>
        <w:sz w:val="24"/>
        <w:lang w:val="ru-RU"/>
      </w:rPr>
      <w:t xml:space="preserve"> из </w:t>
    </w:r>
    <w:r w:rsidRPr="00F468DD">
      <w:rPr>
        <w:rStyle w:val="a8"/>
        <w:sz w:val="24"/>
      </w:rPr>
      <w:fldChar w:fldCharType="begin"/>
    </w:r>
    <w:r w:rsidRPr="00F468DD">
      <w:rPr>
        <w:rStyle w:val="a8"/>
        <w:sz w:val="24"/>
        <w:lang w:val="ru-RU"/>
      </w:rPr>
      <w:instrText xml:space="preserve"> </w:instrText>
    </w:r>
    <w:r w:rsidRPr="00F468DD">
      <w:rPr>
        <w:rStyle w:val="a8"/>
        <w:sz w:val="24"/>
      </w:rPr>
      <w:instrText>NUMPAGES</w:instrText>
    </w:r>
    <w:r w:rsidRPr="00F468DD">
      <w:rPr>
        <w:rStyle w:val="a8"/>
        <w:sz w:val="24"/>
        <w:lang w:val="ru-RU"/>
      </w:rPr>
      <w:instrText xml:space="preserve"> </w:instrText>
    </w:r>
    <w:r w:rsidRPr="00F468DD">
      <w:rPr>
        <w:rStyle w:val="a8"/>
        <w:sz w:val="24"/>
      </w:rPr>
      <w:fldChar w:fldCharType="separate"/>
    </w:r>
    <w:r w:rsidR="009F162E">
      <w:rPr>
        <w:rStyle w:val="a8"/>
        <w:noProof/>
        <w:sz w:val="24"/>
      </w:rPr>
      <w:t>19</w:t>
    </w:r>
    <w:r w:rsidRPr="00F468DD">
      <w:rPr>
        <w:rStyle w:val="a8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057F83" w14:textId="77777777" w:rsidR="00E43C6E" w:rsidRPr="008F7DA1" w:rsidRDefault="00E43C6E" w:rsidP="00DD306A">
    <w:pPr>
      <w:pStyle w:val="ad"/>
      <w:pBdr>
        <w:top w:val="single" w:sz="12" w:space="1" w:color="auto"/>
      </w:pBdr>
      <w:tabs>
        <w:tab w:val="right" w:pos="9180"/>
      </w:tabs>
      <w:jc w:val="center"/>
      <w:rPr>
        <w:rStyle w:val="a8"/>
        <w:sz w:val="18"/>
        <w:lang w:val="ru-RU"/>
      </w:rPr>
    </w:pPr>
    <w:r w:rsidRPr="008F7DA1">
      <w:rPr>
        <w:rStyle w:val="a8"/>
        <w:rFonts w:hint="eastAsia"/>
        <w:sz w:val="18"/>
        <w:lang w:val="ru-RU"/>
      </w:rPr>
      <w:t>ВНИМАНИЕ</w:t>
    </w:r>
    <w:r w:rsidRPr="008F7DA1">
      <w:rPr>
        <w:rStyle w:val="a8"/>
        <w:sz w:val="18"/>
        <w:lang w:val="ru-RU"/>
      </w:rPr>
      <w:t xml:space="preserve">! </w:t>
    </w:r>
    <w:r w:rsidRPr="008F7DA1">
      <w:rPr>
        <w:rStyle w:val="a8"/>
        <w:rFonts w:hint="eastAsia"/>
        <w:sz w:val="18"/>
        <w:lang w:val="ru-RU"/>
      </w:rPr>
      <w:t>Перевод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на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русский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язык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не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является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официальным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руководством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для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Исследователей</w:t>
    </w:r>
    <w:r w:rsidRPr="008F7DA1">
      <w:rPr>
        <w:rStyle w:val="a8"/>
        <w:sz w:val="18"/>
        <w:lang w:val="ru-RU"/>
      </w:rPr>
      <w:t xml:space="preserve">. </w:t>
    </w:r>
  </w:p>
  <w:p w14:paraId="77F97D58" w14:textId="77777777" w:rsidR="00E43C6E" w:rsidRPr="008F7DA1" w:rsidRDefault="00E43C6E" w:rsidP="00DD306A">
    <w:pPr>
      <w:pStyle w:val="ad"/>
      <w:jc w:val="center"/>
      <w:rPr>
        <w:sz w:val="18"/>
        <w:lang w:val="ru-RU"/>
      </w:rPr>
    </w:pPr>
    <w:r w:rsidRPr="008F7DA1">
      <w:rPr>
        <w:rStyle w:val="a8"/>
        <w:rFonts w:hint="eastAsia"/>
        <w:sz w:val="18"/>
        <w:lang w:val="ru-RU"/>
      </w:rPr>
      <w:t>В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случае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непреднамеренных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расхождений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оригинальный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английский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текст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имеет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преимущество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перед</w:t>
    </w:r>
    <w:r w:rsidRPr="008F7DA1">
      <w:rPr>
        <w:rStyle w:val="a8"/>
        <w:sz w:val="18"/>
        <w:lang w:val="ru-RU"/>
      </w:rPr>
      <w:t xml:space="preserve"> </w:t>
    </w:r>
    <w:r w:rsidRPr="008F7DA1">
      <w:rPr>
        <w:rStyle w:val="a8"/>
        <w:rFonts w:hint="eastAsia"/>
        <w:sz w:val="18"/>
        <w:lang w:val="ru-RU"/>
      </w:rPr>
      <w:t>переводом</w:t>
    </w:r>
    <w:r w:rsidRPr="008F7DA1">
      <w:rPr>
        <w:rStyle w:val="a8"/>
        <w:sz w:val="18"/>
        <w:lang w:val="ru-RU"/>
      </w:rPr>
      <w:t>.</w:t>
    </w:r>
  </w:p>
  <w:p w14:paraId="394A9CBB" w14:textId="77777777" w:rsidR="00E43C6E" w:rsidRPr="00E12DF3" w:rsidRDefault="00E43C6E">
    <w:pPr>
      <w:rPr>
        <w:lang w:val="ru-RU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692005" w14:textId="77777777" w:rsidR="00A27299" w:rsidRDefault="00A27299" w:rsidP="006C4F1D">
      <w:pPr>
        <w:pStyle w:val="Paragraph"/>
      </w:pPr>
      <w:r>
        <w:separator/>
      </w:r>
    </w:p>
  </w:footnote>
  <w:footnote w:type="continuationSeparator" w:id="0">
    <w:p w14:paraId="13002CDE" w14:textId="77777777" w:rsidR="00A27299" w:rsidRDefault="00A27299" w:rsidP="006C4F1D">
      <w:pPr>
        <w:pStyle w:val="Paragraph"/>
      </w:pPr>
      <w:r>
        <w:continuationSeparator/>
      </w:r>
    </w:p>
  </w:footnote>
  <w:footnote w:type="continuationNotice" w:id="1">
    <w:p w14:paraId="2FE52243" w14:textId="77777777" w:rsidR="00A27299" w:rsidRDefault="00A27299">
      <w:pPr>
        <w:spacing w:after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5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673"/>
    </w:tblGrid>
    <w:tr w:rsidR="00E43C6E" w:rsidRPr="00E04CD8" w14:paraId="071AB0DE" w14:textId="77777777" w:rsidTr="00E04CD8">
      <w:tc>
        <w:tcPr>
          <w:tcW w:w="4673" w:type="dxa"/>
        </w:tcPr>
        <w:p w14:paraId="4077D1FD" w14:textId="77777777" w:rsidR="00E43C6E" w:rsidRPr="00E04CD8" w:rsidRDefault="00E43C6E" w:rsidP="00FF423F">
          <w:pPr>
            <w:pStyle w:val="ab"/>
            <w:tabs>
              <w:tab w:val="right" w:pos="9639"/>
            </w:tabs>
            <w:rPr>
              <w:lang w:val="ru-RU"/>
            </w:rPr>
          </w:pPr>
          <w:bookmarkStart w:id="838" w:name="ISISiteHeaderStudyNum"/>
          <w:r w:rsidRPr="00E04CD8">
            <w:rPr>
              <w:lang w:val="ru-RU"/>
            </w:rPr>
            <w:t xml:space="preserve">Исследуемый препарат: </w:t>
          </w:r>
          <w:r w:rsidRPr="00E04CD8">
            <w:t>CD</w:t>
          </w:r>
          <w:r w:rsidRPr="00E04CD8">
            <w:rPr>
              <w:lang w:val="ru-RU"/>
            </w:rPr>
            <w:t>-008-0045</w:t>
          </w:r>
        </w:p>
      </w:tc>
      <w:tc>
        <w:tcPr>
          <w:tcW w:w="4673" w:type="dxa"/>
        </w:tcPr>
        <w:p w14:paraId="4FBFAB47" w14:textId="77777777" w:rsidR="00E43C6E" w:rsidRPr="00E04CD8" w:rsidRDefault="00E43C6E" w:rsidP="00E04CD8">
          <w:pPr>
            <w:pStyle w:val="ab"/>
            <w:tabs>
              <w:tab w:val="right" w:pos="9639"/>
            </w:tabs>
            <w:jc w:val="right"/>
            <w:rPr>
              <w:lang w:val="ru-RU"/>
            </w:rPr>
          </w:pPr>
          <w:r w:rsidRPr="00E04CD8">
            <w:rPr>
              <w:lang w:val="ru-RU"/>
            </w:rPr>
            <w:t>ООО «</w:t>
          </w:r>
          <w:r w:rsidRPr="00E04CD8">
            <w:rPr>
              <w:noProof/>
              <w:lang w:val="ru-RU"/>
            </w:rPr>
            <w:t>НИИ ХимРар</w:t>
          </w:r>
          <w:r w:rsidRPr="00E04CD8">
            <w:rPr>
              <w:lang w:val="ru-RU"/>
            </w:rPr>
            <w:t>»</w:t>
          </w:r>
        </w:p>
      </w:tc>
    </w:tr>
    <w:tr w:rsidR="00E43C6E" w:rsidRPr="00E04CD8" w14:paraId="70137182" w14:textId="77777777" w:rsidTr="00E04CD8">
      <w:tc>
        <w:tcPr>
          <w:tcW w:w="4673" w:type="dxa"/>
        </w:tcPr>
        <w:p w14:paraId="25FFE19B" w14:textId="77777777" w:rsidR="00E43C6E" w:rsidRPr="00E04CD8" w:rsidRDefault="00E43C6E" w:rsidP="00FF423F">
          <w:pPr>
            <w:pStyle w:val="ab"/>
            <w:tabs>
              <w:tab w:val="right" w:pos="9639"/>
            </w:tabs>
            <w:rPr>
              <w:lang w:val="ru-RU"/>
            </w:rPr>
          </w:pPr>
          <w:r w:rsidRPr="00E04CD8">
            <w:rPr>
              <w:lang w:val="ru-RU"/>
            </w:rPr>
            <w:t xml:space="preserve">Протокол </w:t>
          </w:r>
          <w:r w:rsidRPr="00E04CD8">
            <w:t>CNS</w:t>
          </w:r>
          <w:r w:rsidRPr="00E04CD8">
            <w:rPr>
              <w:lang w:val="ru-RU"/>
            </w:rPr>
            <w:t>-</w:t>
          </w:r>
          <w:r w:rsidRPr="00E04CD8">
            <w:t>CD</w:t>
          </w:r>
          <w:r w:rsidRPr="00E04CD8">
            <w:rPr>
              <w:lang w:val="ru-RU"/>
            </w:rPr>
            <w:t>0080045-06</w:t>
          </w:r>
        </w:p>
      </w:tc>
      <w:tc>
        <w:tcPr>
          <w:tcW w:w="4673" w:type="dxa"/>
        </w:tcPr>
        <w:p w14:paraId="647ED08C" w14:textId="77777777" w:rsidR="00E43C6E" w:rsidRPr="00E04CD8" w:rsidRDefault="00E43C6E" w:rsidP="00E04CD8">
          <w:pPr>
            <w:pStyle w:val="ab"/>
            <w:tabs>
              <w:tab w:val="right" w:pos="9639"/>
            </w:tabs>
            <w:jc w:val="right"/>
            <w:rPr>
              <w:lang w:val="ru-RU"/>
            </w:rPr>
          </w:pPr>
          <w:r>
            <w:rPr>
              <w:lang w:val="ru-RU"/>
            </w:rPr>
            <w:t>05 ноября</w:t>
          </w:r>
          <w:r w:rsidRPr="00E04CD8">
            <w:rPr>
              <w:lang w:val="ru-RU"/>
            </w:rPr>
            <w:t xml:space="preserve"> 2019 г.</w:t>
          </w:r>
        </w:p>
      </w:tc>
    </w:tr>
  </w:tbl>
  <w:p w14:paraId="34F68296" w14:textId="77777777" w:rsidR="00E43C6E" w:rsidRDefault="00E43C6E" w:rsidP="00FF423F">
    <w:pPr>
      <w:pStyle w:val="ab"/>
      <w:tabs>
        <w:tab w:val="right" w:pos="9639"/>
      </w:tabs>
      <w:rPr>
        <w:sz w:val="24"/>
        <w:lang w:val="ru-RU"/>
      </w:rPr>
    </w:pPr>
  </w:p>
  <w:p w14:paraId="6FFC7FCB" w14:textId="77777777" w:rsidR="00E43C6E" w:rsidRPr="00BC46C0" w:rsidRDefault="00E43C6E" w:rsidP="00E04CD8">
    <w:pPr>
      <w:pStyle w:val="ab"/>
      <w:tabs>
        <w:tab w:val="right" w:pos="9639"/>
      </w:tabs>
      <w:rPr>
        <w:lang w:val="ru-RU"/>
      </w:rPr>
    </w:pPr>
    <w:r w:rsidRPr="00950ABE">
      <w:rPr>
        <w:sz w:val="24"/>
        <w:lang w:val="ru-RU"/>
      </w:rPr>
      <w:tab/>
    </w:r>
    <w:bookmarkEnd w:id="838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5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93"/>
      <w:gridCol w:w="7394"/>
    </w:tblGrid>
    <w:tr w:rsidR="00E43C6E" w:rsidRPr="00E04CD8" w14:paraId="45267E07" w14:textId="77777777" w:rsidTr="00DC3F5A">
      <w:tc>
        <w:tcPr>
          <w:tcW w:w="2500" w:type="pct"/>
        </w:tcPr>
        <w:p w14:paraId="7E654208" w14:textId="77777777" w:rsidR="00E43C6E" w:rsidRPr="00E04CD8" w:rsidRDefault="00E43C6E" w:rsidP="00DC3F5A">
          <w:pPr>
            <w:pStyle w:val="ab"/>
            <w:tabs>
              <w:tab w:val="right" w:pos="9639"/>
            </w:tabs>
            <w:rPr>
              <w:lang w:val="ru-RU"/>
            </w:rPr>
          </w:pPr>
          <w:r w:rsidRPr="00E04CD8">
            <w:rPr>
              <w:lang w:val="ru-RU"/>
            </w:rPr>
            <w:t xml:space="preserve">Исследуемый препарат: </w:t>
          </w:r>
          <w:r w:rsidRPr="00E04CD8">
            <w:t>CD</w:t>
          </w:r>
          <w:r w:rsidRPr="00E04CD8">
            <w:rPr>
              <w:lang w:val="ru-RU"/>
            </w:rPr>
            <w:t>-008-0045</w:t>
          </w:r>
        </w:p>
      </w:tc>
      <w:tc>
        <w:tcPr>
          <w:tcW w:w="2500" w:type="pct"/>
        </w:tcPr>
        <w:p w14:paraId="0DA319EE" w14:textId="77777777" w:rsidR="00E43C6E" w:rsidRPr="00E04CD8" w:rsidRDefault="00E43C6E" w:rsidP="00DC3F5A">
          <w:pPr>
            <w:pStyle w:val="ab"/>
            <w:tabs>
              <w:tab w:val="right" w:pos="9639"/>
            </w:tabs>
            <w:jc w:val="right"/>
            <w:rPr>
              <w:lang w:val="ru-RU"/>
            </w:rPr>
          </w:pPr>
          <w:r w:rsidRPr="00E04CD8">
            <w:rPr>
              <w:lang w:val="ru-RU"/>
            </w:rPr>
            <w:t>ООО «</w:t>
          </w:r>
          <w:r w:rsidRPr="00E04CD8">
            <w:rPr>
              <w:noProof/>
              <w:lang w:val="ru-RU"/>
            </w:rPr>
            <w:t>НИИ ХимРар</w:t>
          </w:r>
          <w:r w:rsidRPr="00E04CD8">
            <w:rPr>
              <w:lang w:val="ru-RU"/>
            </w:rPr>
            <w:t>»</w:t>
          </w:r>
        </w:p>
      </w:tc>
    </w:tr>
    <w:tr w:rsidR="00E43C6E" w:rsidRPr="00E04CD8" w14:paraId="1DA75860" w14:textId="77777777" w:rsidTr="00DC3F5A">
      <w:tc>
        <w:tcPr>
          <w:tcW w:w="2500" w:type="pct"/>
        </w:tcPr>
        <w:p w14:paraId="70BD9FB7" w14:textId="77777777" w:rsidR="00E43C6E" w:rsidRPr="00E04CD8" w:rsidRDefault="00E43C6E" w:rsidP="00DC3F5A">
          <w:pPr>
            <w:pStyle w:val="ab"/>
            <w:tabs>
              <w:tab w:val="right" w:pos="9639"/>
            </w:tabs>
            <w:rPr>
              <w:lang w:val="ru-RU"/>
            </w:rPr>
          </w:pPr>
          <w:r w:rsidRPr="00E04CD8">
            <w:rPr>
              <w:lang w:val="ru-RU"/>
            </w:rPr>
            <w:t xml:space="preserve">Протокол </w:t>
          </w:r>
          <w:r w:rsidRPr="00E04CD8">
            <w:t>CNS</w:t>
          </w:r>
          <w:r w:rsidRPr="00E04CD8">
            <w:rPr>
              <w:lang w:val="ru-RU"/>
            </w:rPr>
            <w:t>-</w:t>
          </w:r>
          <w:r w:rsidRPr="00E04CD8">
            <w:t>CD</w:t>
          </w:r>
          <w:r w:rsidRPr="00E04CD8">
            <w:rPr>
              <w:lang w:val="ru-RU"/>
            </w:rPr>
            <w:t>0080045-06</w:t>
          </w:r>
        </w:p>
      </w:tc>
      <w:tc>
        <w:tcPr>
          <w:tcW w:w="2500" w:type="pct"/>
        </w:tcPr>
        <w:p w14:paraId="35A53321" w14:textId="6089DE11" w:rsidR="00E43C6E" w:rsidRPr="00E04CD8" w:rsidRDefault="00E43C6E" w:rsidP="009F162E">
          <w:pPr>
            <w:pStyle w:val="ab"/>
            <w:tabs>
              <w:tab w:val="right" w:pos="9639"/>
            </w:tabs>
            <w:jc w:val="right"/>
            <w:rPr>
              <w:lang w:val="ru-RU"/>
            </w:rPr>
          </w:pPr>
          <w:del w:id="872" w:author="Vostokova_NV" w:date="2019-11-11T03:07:00Z">
            <w:r w:rsidDel="009F162E">
              <w:rPr>
                <w:lang w:val="ru-RU"/>
              </w:rPr>
              <w:delText>0</w:delText>
            </w:r>
            <w:r w:rsidDel="009F162E">
              <w:delText>2</w:delText>
            </w:r>
            <w:r w:rsidRPr="00E04CD8" w:rsidDel="009F162E">
              <w:rPr>
                <w:lang w:val="ru-RU"/>
              </w:rPr>
              <w:delText xml:space="preserve"> </w:delText>
            </w:r>
          </w:del>
          <w:ins w:id="873" w:author="Vostokova_NV" w:date="2019-11-11T03:07:00Z">
            <w:r w:rsidR="009F162E">
              <w:rPr>
                <w:lang w:val="ru-RU"/>
              </w:rPr>
              <w:t>05</w:t>
            </w:r>
            <w:r w:rsidR="009F162E" w:rsidRPr="00E04CD8">
              <w:rPr>
                <w:lang w:val="ru-RU"/>
              </w:rPr>
              <w:t xml:space="preserve"> </w:t>
            </w:r>
          </w:ins>
          <w:del w:id="874" w:author="Vostokova_NV" w:date="2019-11-11T03:08:00Z">
            <w:r w:rsidDel="009F162E">
              <w:rPr>
                <w:lang w:val="ru-RU"/>
              </w:rPr>
              <w:delText>октября</w:delText>
            </w:r>
            <w:r w:rsidRPr="00E04CD8" w:rsidDel="009F162E">
              <w:rPr>
                <w:lang w:val="ru-RU"/>
              </w:rPr>
              <w:delText xml:space="preserve"> </w:delText>
            </w:r>
          </w:del>
          <w:ins w:id="875" w:author="Vostokova_NV" w:date="2019-11-11T03:08:00Z">
            <w:r w:rsidR="009F162E">
              <w:rPr>
                <w:lang w:val="ru-RU"/>
              </w:rPr>
              <w:t>ноября</w:t>
            </w:r>
            <w:r w:rsidR="009F162E" w:rsidRPr="00E04CD8">
              <w:rPr>
                <w:lang w:val="ru-RU"/>
              </w:rPr>
              <w:t xml:space="preserve"> </w:t>
            </w:r>
          </w:ins>
          <w:r w:rsidRPr="00E04CD8">
            <w:rPr>
              <w:lang w:val="ru-RU"/>
            </w:rPr>
            <w:t>2019 г.</w:t>
          </w:r>
        </w:p>
      </w:tc>
    </w:tr>
  </w:tbl>
  <w:p w14:paraId="37F6171E" w14:textId="77777777" w:rsidR="00E43C6E" w:rsidRPr="007B0935" w:rsidRDefault="00E43C6E" w:rsidP="008C1043">
    <w:pPr>
      <w:tabs>
        <w:tab w:val="center" w:pos="4677"/>
        <w:tab w:val="right" w:pos="9355"/>
        <w:tab w:val="right" w:pos="12758"/>
      </w:tabs>
      <w:spacing w:after="0"/>
      <w:ind w:firstLine="0"/>
      <w:jc w:val="left"/>
      <w:rPr>
        <w:lang w:val="ru-RU"/>
      </w:rPr>
    </w:pPr>
    <w:r>
      <w:rPr>
        <w:rFonts w:eastAsiaTheme="minorEastAsia"/>
        <w:lang w:val="ru-RU" w:eastAsia="ru-RU"/>
      </w:rPr>
      <w:tab/>
    </w:r>
    <w:r w:rsidRPr="00BC46C0">
      <w:rPr>
        <w:rFonts w:eastAsiaTheme="minorEastAsia"/>
        <w:lang w:val="ru-RU" w:eastAsia="ru-RU"/>
      </w:rPr>
      <w:tab/>
    </w:r>
    <w:r w:rsidRPr="00BC46C0">
      <w:rPr>
        <w:rFonts w:eastAsiaTheme="minorEastAsia"/>
        <w:lang w:val="ru-RU" w:eastAsia="ru-RU"/>
      </w:rPr>
      <w:tab/>
    </w:r>
    <w:r>
      <w:rPr>
        <w:rFonts w:eastAsiaTheme="minorEastAsia"/>
        <w:lang w:val="ru-RU" w:eastAsia="ru-RU"/>
      </w:rPr>
      <w:tab/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>
    <w:nsid w:val="016E0040"/>
    <w:multiLevelType w:val="hybridMultilevel"/>
    <w:tmpl w:val="D85CCDF2"/>
    <w:lvl w:ilvl="0" w:tplc="041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">
    <w:nsid w:val="04376668"/>
    <w:multiLevelType w:val="multilevel"/>
    <w:tmpl w:val="7CECDA22"/>
    <w:lvl w:ilvl="0">
      <w:start w:val="1"/>
      <w:numFmt w:val="decimal"/>
      <w:pStyle w:val="Title1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itle2"/>
      <w:lvlText w:val="%1.%2."/>
      <w:lvlJc w:val="left"/>
      <w:pPr>
        <w:ind w:left="858" w:hanging="432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48625C1"/>
    <w:multiLevelType w:val="hybridMultilevel"/>
    <w:tmpl w:val="2C0ADCE4"/>
    <w:lvl w:ilvl="0" w:tplc="5F16485C">
      <w:start w:val="1"/>
      <w:numFmt w:val="decimal"/>
      <w:pStyle w:val="NumberedList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A76A47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1AB8599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52A4E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634166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922A6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7E22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8C8F6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87CDFD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94A03A1"/>
    <w:multiLevelType w:val="hybridMultilevel"/>
    <w:tmpl w:val="D940EB90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0CCC189B"/>
    <w:multiLevelType w:val="hybridMultilevel"/>
    <w:tmpl w:val="6F545914"/>
    <w:lvl w:ilvl="0" w:tplc="041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>
    <w:nsid w:val="0E101D5B"/>
    <w:multiLevelType w:val="hybridMultilevel"/>
    <w:tmpl w:val="E68873E8"/>
    <w:lvl w:ilvl="0" w:tplc="A5F09B7E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>
    <w:nsid w:val="0E200E3A"/>
    <w:multiLevelType w:val="hybridMultilevel"/>
    <w:tmpl w:val="D5DE40F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F4E5AC4"/>
    <w:multiLevelType w:val="singleLevel"/>
    <w:tmpl w:val="62E445DA"/>
    <w:lvl w:ilvl="0">
      <w:start w:val="1"/>
      <w:numFmt w:val="decimal"/>
      <w:pStyle w:val="listnum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</w:abstractNum>
  <w:abstractNum w:abstractNumId="9">
    <w:nsid w:val="12296847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>
    <w:nsid w:val="19423ED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19A62659"/>
    <w:multiLevelType w:val="singleLevel"/>
    <w:tmpl w:val="030A11AC"/>
    <w:lvl w:ilvl="0">
      <w:start w:val="1"/>
      <w:numFmt w:val="bullet"/>
      <w:pStyle w:val="A-ListSubsidiary"/>
      <w:lvlText w:val=""/>
      <w:lvlJc w:val="left"/>
      <w:pPr>
        <w:tabs>
          <w:tab w:val="num" w:pos="1987"/>
        </w:tabs>
        <w:ind w:left="1987" w:hanging="993"/>
      </w:pPr>
      <w:rPr>
        <w:rFonts w:ascii="Symbol" w:hAnsi="Symbol" w:hint="default"/>
      </w:rPr>
    </w:lvl>
  </w:abstractNum>
  <w:abstractNum w:abstractNumId="12">
    <w:nsid w:val="1D6A18CC"/>
    <w:multiLevelType w:val="singleLevel"/>
    <w:tmpl w:val="C8C248D8"/>
    <w:lvl w:ilvl="0">
      <w:start w:val="1"/>
      <w:numFmt w:val="lowerLetter"/>
      <w:pStyle w:val="List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3">
    <w:nsid w:val="1EE14ADA"/>
    <w:multiLevelType w:val="singleLevel"/>
    <w:tmpl w:val="53FEB352"/>
    <w:lvl w:ilvl="0">
      <w:start w:val="1"/>
      <w:numFmt w:val="lowerLetter"/>
      <w:pStyle w:val="ListLett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4">
    <w:nsid w:val="1EEA2818"/>
    <w:multiLevelType w:val="singleLevel"/>
    <w:tmpl w:val="25ACBBE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5">
    <w:nsid w:val="1F87406B"/>
    <w:multiLevelType w:val="hybridMultilevel"/>
    <w:tmpl w:val="05644734"/>
    <w:lvl w:ilvl="0" w:tplc="A5F09B7E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>
    <w:nsid w:val="226E7DAF"/>
    <w:multiLevelType w:val="singleLevel"/>
    <w:tmpl w:val="B624F95E"/>
    <w:lvl w:ilvl="0">
      <w:start w:val="1"/>
      <w:numFmt w:val="bullet"/>
      <w:pStyle w:val="BulletBayerBodyTex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</w:abstractNum>
  <w:abstractNum w:abstractNumId="17">
    <w:nsid w:val="246744C5"/>
    <w:multiLevelType w:val="hybridMultilevel"/>
    <w:tmpl w:val="2FD448EC"/>
    <w:lvl w:ilvl="0" w:tplc="0720C4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BF556F"/>
    <w:multiLevelType w:val="singleLevel"/>
    <w:tmpl w:val="9358059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  <w:vertAlign w:val="baseline"/>
      </w:rPr>
    </w:lvl>
  </w:abstractNum>
  <w:abstractNum w:abstractNumId="19">
    <w:nsid w:val="2C9B7ABE"/>
    <w:multiLevelType w:val="hybridMultilevel"/>
    <w:tmpl w:val="4BB6F670"/>
    <w:lvl w:ilvl="0" w:tplc="A5F09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F06CB2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DB002BF"/>
    <w:multiLevelType w:val="hybridMultilevel"/>
    <w:tmpl w:val="F670D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1D3936"/>
    <w:multiLevelType w:val="singleLevel"/>
    <w:tmpl w:val="109690D0"/>
    <w:name w:val="GEL_ListTemplateA"/>
    <w:lvl w:ilvl="0">
      <w:start w:val="1"/>
      <w:numFmt w:val="decimal"/>
      <w:lvlRestart w:val="0"/>
      <w:pStyle w:val="A-ListNumber"/>
      <w:lvlText w:val="%1."/>
      <w:lvlJc w:val="left"/>
      <w:pPr>
        <w:tabs>
          <w:tab w:val="num" w:pos="994"/>
        </w:tabs>
        <w:ind w:left="994" w:hanging="994"/>
      </w:pPr>
    </w:lvl>
  </w:abstractNum>
  <w:abstractNum w:abstractNumId="22">
    <w:nsid w:val="2FCE2196"/>
    <w:multiLevelType w:val="hybridMultilevel"/>
    <w:tmpl w:val="71821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FDE0B0F"/>
    <w:multiLevelType w:val="hybridMultilevel"/>
    <w:tmpl w:val="EA1E2F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1177309"/>
    <w:multiLevelType w:val="hybridMultilevel"/>
    <w:tmpl w:val="D820F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3446CB2"/>
    <w:multiLevelType w:val="singleLevel"/>
    <w:tmpl w:val="3306D4C2"/>
    <w:lvl w:ilvl="0">
      <w:start w:val="1"/>
      <w:numFmt w:val="bullet"/>
      <w:pStyle w:val="ListHyphen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6">
    <w:nsid w:val="34C4133B"/>
    <w:multiLevelType w:val="hybridMultilevel"/>
    <w:tmpl w:val="2FD448EC"/>
    <w:lvl w:ilvl="0" w:tplc="0720C4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54F578D"/>
    <w:multiLevelType w:val="hybridMultilevel"/>
    <w:tmpl w:val="FCCCA0FA"/>
    <w:lvl w:ilvl="0" w:tplc="CD26EAB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5FB29AC"/>
    <w:multiLevelType w:val="hybridMultilevel"/>
    <w:tmpl w:val="B7DAA3E8"/>
    <w:lvl w:ilvl="0" w:tplc="0419000D">
      <w:start w:val="1"/>
      <w:numFmt w:val="bullet"/>
      <w:lvlText w:val=""/>
      <w:lvlJc w:val="left"/>
      <w:pPr>
        <w:ind w:left="10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29">
    <w:nsid w:val="37BF6086"/>
    <w:multiLevelType w:val="multilevel"/>
    <w:tmpl w:val="22B49A64"/>
    <w:lvl w:ilvl="0">
      <w:start w:val="1"/>
      <w:numFmt w:val="decimal"/>
      <w:pStyle w:val="1"/>
      <w:lvlText w:val="%1"/>
      <w:lvlJc w:val="left"/>
      <w:pPr>
        <w:ind w:left="764" w:hanging="480"/>
      </w:pPr>
      <w:rPr>
        <w:rFonts w:hint="default"/>
        <w:b/>
      </w:rPr>
    </w:lvl>
    <w:lvl w:ilvl="1">
      <w:start w:val="1"/>
      <w:numFmt w:val="decimal"/>
      <w:pStyle w:val="20"/>
      <w:isLgl/>
      <w:lvlText w:val="%1.%2"/>
      <w:lvlJc w:val="left"/>
      <w:pPr>
        <w:ind w:left="1228" w:hanging="6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isLgl/>
      <w:lvlText w:val="%1.%2.%3"/>
      <w:lvlJc w:val="left"/>
      <w:pPr>
        <w:ind w:left="1997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4"/>
      <w:isLgl/>
      <w:lvlText w:val="%1.%2.%3.%4"/>
      <w:lvlJc w:val="left"/>
      <w:pPr>
        <w:ind w:left="1146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isLgl/>
      <w:lvlText w:val="%1.%2.%3.%4.%5"/>
      <w:lvlJc w:val="left"/>
      <w:pPr>
        <w:ind w:left="15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29" w:hanging="1800"/>
      </w:pPr>
      <w:rPr>
        <w:rFonts w:hint="default"/>
      </w:rPr>
    </w:lvl>
  </w:abstractNum>
  <w:abstractNum w:abstractNumId="30">
    <w:nsid w:val="3C971EDF"/>
    <w:multiLevelType w:val="hybridMultilevel"/>
    <w:tmpl w:val="7DC2FC86"/>
    <w:lvl w:ilvl="0" w:tplc="014AC9DC">
      <w:start w:val="1"/>
      <w:numFmt w:val="bullet"/>
      <w:pStyle w:val="A-ListBullet"/>
      <w:lvlText w:val=""/>
      <w:lvlJc w:val="left"/>
      <w:pPr>
        <w:tabs>
          <w:tab w:val="num" w:pos="992"/>
        </w:tabs>
        <w:ind w:left="992" w:hanging="99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3D884331"/>
    <w:multiLevelType w:val="singleLevel"/>
    <w:tmpl w:val="4E96565E"/>
    <w:styleLink w:val="1111111"/>
    <w:lvl w:ilvl="0">
      <w:start w:val="1"/>
      <w:numFmt w:val="decimal"/>
      <w:pStyle w:val="References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32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>
    <w:nsid w:val="48EF34E1"/>
    <w:multiLevelType w:val="multilevel"/>
    <w:tmpl w:val="289410E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  <w:rPr>
        <w:rFonts w:ascii="Arial" w:hAnsi="Arial" w:cs="Arial"/>
        <w:b/>
        <w:i w:val="0"/>
        <w:caps/>
        <w:smallCaps w:val="0"/>
        <w:sz w:val="28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1135"/>
        </w:tabs>
        <w:ind w:left="1135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ascii="Arial" w:hAnsi="Arial" w:cs="Arial"/>
        <w:b w:val="0"/>
        <w:i w:val="0"/>
        <w:caps w:val="0"/>
        <w:sz w:val="22"/>
        <w:u w:val="none"/>
        <w:vertAlign w:val="baseline"/>
      </w:r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Arial" w:hAnsi="Arial" w:cs="Arial"/>
        <w:b/>
        <w:i w:val="0"/>
        <w:caps w:val="0"/>
        <w:sz w:val="22"/>
        <w:u w:val="none"/>
        <w:vertAlign w:val="baseline"/>
      </w:r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Arial" w:hAnsi="Arial" w:cs="Arial"/>
        <w:b/>
        <w:i w:val="0"/>
        <w:caps w:val="0"/>
        <w:sz w:val="22"/>
        <w:u w:val="none"/>
        <w:vertAlign w:val="baseline"/>
      </w:r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Arial" w:hAnsi="Arial" w:cs="Arial"/>
        <w:b w:val="0"/>
        <w:i/>
        <w:caps w:val="0"/>
        <w:sz w:val="22"/>
        <w:u w:val="none"/>
        <w:vertAlign w:val="baseline"/>
      </w:r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Arial" w:hAnsi="Arial" w:cs="Arial"/>
        <w:b w:val="0"/>
        <w:i/>
        <w:caps w:val="0"/>
        <w:sz w:val="22"/>
        <w:u w:val="none"/>
        <w:vertAlign w:val="baseline"/>
      </w:r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Arial" w:hAnsi="Arial" w:cs="Arial"/>
        <w:b w:val="0"/>
        <w:i/>
        <w:caps w:val="0"/>
        <w:sz w:val="22"/>
        <w:u w:val="none"/>
        <w:vertAlign w:val="baseline"/>
      </w:rPr>
    </w:lvl>
  </w:abstractNum>
  <w:abstractNum w:abstractNumId="34">
    <w:nsid w:val="4B361D43"/>
    <w:multiLevelType w:val="hybridMultilevel"/>
    <w:tmpl w:val="45FAD8DA"/>
    <w:lvl w:ilvl="0" w:tplc="CC3A6E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C97068F"/>
    <w:multiLevelType w:val="singleLevel"/>
    <w:tmpl w:val="5AF279B8"/>
    <w:lvl w:ilvl="0">
      <w:start w:val="1"/>
      <w:numFmt w:val="bullet"/>
      <w:pStyle w:val="BulletText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36">
    <w:nsid w:val="4EBC4E9D"/>
    <w:multiLevelType w:val="hybridMultilevel"/>
    <w:tmpl w:val="8CA07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EE57E67"/>
    <w:multiLevelType w:val="multilevel"/>
    <w:tmpl w:val="07E424EE"/>
    <w:lvl w:ilvl="0">
      <w:start w:val="1"/>
      <w:numFmt w:val="decimal"/>
      <w:pStyle w:val="StyleHeading1Before18ptAfter6p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>
    <w:nsid w:val="4FCD3F3F"/>
    <w:multiLevelType w:val="hybridMultilevel"/>
    <w:tmpl w:val="10BC6F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50C975CA"/>
    <w:multiLevelType w:val="hybridMultilevel"/>
    <w:tmpl w:val="BAEEF2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519D31E6"/>
    <w:multiLevelType w:val="multilevel"/>
    <w:tmpl w:val="075CABE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1"/>
      <w:numFmt w:val="decimal"/>
      <w:pStyle w:val="Style1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41">
    <w:nsid w:val="54730046"/>
    <w:multiLevelType w:val="hybridMultilevel"/>
    <w:tmpl w:val="639027B4"/>
    <w:lvl w:ilvl="0" w:tplc="A5F09B7E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2">
    <w:nsid w:val="55043D34"/>
    <w:multiLevelType w:val="hybridMultilevel"/>
    <w:tmpl w:val="546E8A16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3">
    <w:nsid w:val="55AE434E"/>
    <w:multiLevelType w:val="singleLevel"/>
    <w:tmpl w:val="3C9822DA"/>
    <w:lvl w:ilvl="0">
      <w:start w:val="1"/>
      <w:numFmt w:val="bullet"/>
      <w:pStyle w:val="30"/>
      <w:lvlText w:val="◦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44">
    <w:nsid w:val="59C81684"/>
    <w:multiLevelType w:val="hybridMultilevel"/>
    <w:tmpl w:val="07244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5BE408BC"/>
    <w:multiLevelType w:val="hybridMultilevel"/>
    <w:tmpl w:val="7052601A"/>
    <w:lvl w:ilvl="0" w:tplc="04190001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aps w:val="0"/>
        <w:color w:val="auto"/>
        <w:sz w:val="24"/>
        <w:u w:val="none"/>
        <w:vertAlign w:val="baseline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caps w:val="0"/>
        <w:sz w:val="18"/>
        <w:u w:val="none"/>
        <w:vertAlign w:val="baseline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5D4F6410"/>
    <w:multiLevelType w:val="singleLevel"/>
    <w:tmpl w:val="33AE22DE"/>
    <w:lvl w:ilvl="0">
      <w:start w:val="1"/>
      <w:numFmt w:val="bullet"/>
      <w:pStyle w:val="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>
    <w:nsid w:val="5EBE6C72"/>
    <w:multiLevelType w:val="singleLevel"/>
    <w:tmpl w:val="2C2AB888"/>
    <w:lvl w:ilvl="0">
      <w:start w:val="1"/>
      <w:numFmt w:val="decimal"/>
      <w:pStyle w:val="StyleHeading2LatinTimesNewRomanComplexTimesNewRoma1"/>
      <w:lvlText w:val="Appendix %1"/>
      <w:lvlJc w:val="left"/>
      <w:pPr>
        <w:tabs>
          <w:tab w:val="num" w:pos="2160"/>
        </w:tabs>
        <w:ind w:left="2160" w:hanging="2160"/>
      </w:pPr>
      <w:rPr>
        <w:rFonts w:ascii="Arial" w:hAnsi="Arial" w:cs="Arial"/>
        <w:b/>
        <w:i w:val="0"/>
        <w:caps w:val="0"/>
        <w:sz w:val="26"/>
        <w:u w:val="none"/>
        <w:vertAlign w:val="baseline"/>
      </w:rPr>
    </w:lvl>
  </w:abstractNum>
  <w:abstractNum w:abstractNumId="48">
    <w:nsid w:val="5ED734D5"/>
    <w:multiLevelType w:val="multilevel"/>
    <w:tmpl w:val="04090023"/>
    <w:styleLink w:val="a2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9">
    <w:nsid w:val="60A84BF9"/>
    <w:multiLevelType w:val="singleLevel"/>
    <w:tmpl w:val="239A29A2"/>
    <w:lvl w:ilvl="0">
      <w:start w:val="1"/>
      <w:numFmt w:val="decimal"/>
      <w:pStyle w:val="a3"/>
      <w:lvlText w:val="%1. "/>
      <w:legacy w:legacy="1" w:legacySpace="0" w:legacyIndent="283"/>
      <w:lvlJc w:val="left"/>
      <w:pPr>
        <w:ind w:left="70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0">
    <w:nsid w:val="63B735E7"/>
    <w:multiLevelType w:val="multilevel"/>
    <w:tmpl w:val="0409001F"/>
    <w:numStyleLink w:val="111111"/>
  </w:abstractNum>
  <w:abstractNum w:abstractNumId="51">
    <w:nsid w:val="647408F0"/>
    <w:multiLevelType w:val="multilevel"/>
    <w:tmpl w:val="0409001F"/>
    <w:styleLink w:val="Styl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40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2">
    <w:nsid w:val="6639645F"/>
    <w:multiLevelType w:val="multilevel"/>
    <w:tmpl w:val="D5DE48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1"/>
      <w:numFmt w:val="decimal"/>
      <w:pStyle w:val="StyleHeading2LatinTimesNewRomanComplexTimesNewRoma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3">
    <w:nsid w:val="672A7A59"/>
    <w:multiLevelType w:val="hybridMultilevel"/>
    <w:tmpl w:val="1A7EB880"/>
    <w:lvl w:ilvl="0" w:tplc="DD909E26">
      <w:start w:val="1"/>
      <w:numFmt w:val="decimal"/>
      <w:lvlText w:val="%1."/>
      <w:lvlJc w:val="left"/>
      <w:pPr>
        <w:ind w:left="1117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4">
    <w:nsid w:val="6B142C81"/>
    <w:multiLevelType w:val="multilevel"/>
    <w:tmpl w:val="0409001D"/>
    <w:styleLink w:val="Style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5">
    <w:nsid w:val="6C106E15"/>
    <w:multiLevelType w:val="singleLevel"/>
    <w:tmpl w:val="0E96E402"/>
    <w:lvl w:ilvl="0">
      <w:start w:val="1"/>
      <w:numFmt w:val="lowerLetter"/>
      <w:pStyle w:val="TableFootnote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aps w:val="0"/>
        <w:sz w:val="18"/>
        <w:u w:val="none"/>
        <w:vertAlign w:val="superscript"/>
      </w:rPr>
    </w:lvl>
  </w:abstractNum>
  <w:abstractNum w:abstractNumId="56">
    <w:nsid w:val="6E8121D8"/>
    <w:multiLevelType w:val="singleLevel"/>
    <w:tmpl w:val="211200EC"/>
    <w:lvl w:ilvl="0">
      <w:start w:val="1"/>
      <w:numFmt w:val="bullet"/>
      <w:pStyle w:val="21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superscript"/>
      </w:rPr>
    </w:lvl>
  </w:abstractNum>
  <w:abstractNum w:abstractNumId="57">
    <w:nsid w:val="70A53917"/>
    <w:multiLevelType w:val="singleLevel"/>
    <w:tmpl w:val="8984FF62"/>
    <w:lvl w:ilvl="0">
      <w:start w:val="1"/>
      <w:numFmt w:val="lowerLetter"/>
      <w:pStyle w:val="ListLett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  <w:vertAlign w:val="baseline"/>
      </w:rPr>
    </w:lvl>
  </w:abstractNum>
  <w:abstractNum w:abstractNumId="58">
    <w:nsid w:val="71837454"/>
    <w:multiLevelType w:val="hybridMultilevel"/>
    <w:tmpl w:val="2FD448EC"/>
    <w:lvl w:ilvl="0" w:tplc="0720C4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29E6EF0"/>
    <w:multiLevelType w:val="singleLevel"/>
    <w:tmpl w:val="50702C36"/>
    <w:lvl w:ilvl="0">
      <w:start w:val="1"/>
      <w:numFmt w:val="decimal"/>
      <w:pStyle w:val="TableFootnote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18"/>
        <w:u w:val="none"/>
        <w:vertAlign w:val="superscript"/>
      </w:rPr>
    </w:lvl>
  </w:abstractNum>
  <w:abstractNum w:abstractNumId="60">
    <w:nsid w:val="734919CE"/>
    <w:multiLevelType w:val="multilevel"/>
    <w:tmpl w:val="671C350C"/>
    <w:name w:val="WWln222225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ind w:left="1260" w:hanging="540"/>
      </w:pPr>
      <w:rPr>
        <w:rFonts w:ascii="Symbol" w:hAnsi="Symbol"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1">
    <w:nsid w:val="752141F0"/>
    <w:multiLevelType w:val="hybridMultilevel"/>
    <w:tmpl w:val="C4E293D0"/>
    <w:lvl w:ilvl="0" w:tplc="A5F09B7E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>
    <w:nsid w:val="75FB5E46"/>
    <w:multiLevelType w:val="hybridMultilevel"/>
    <w:tmpl w:val="E4869D0A"/>
    <w:lvl w:ilvl="0" w:tplc="041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63">
    <w:nsid w:val="778C117C"/>
    <w:multiLevelType w:val="hybridMultilevel"/>
    <w:tmpl w:val="2FD448EC"/>
    <w:lvl w:ilvl="0" w:tplc="0720C4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77996DD5"/>
    <w:multiLevelType w:val="singleLevel"/>
    <w:tmpl w:val="4E744870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65">
    <w:nsid w:val="79226A19"/>
    <w:multiLevelType w:val="hybridMultilevel"/>
    <w:tmpl w:val="15361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>
    <w:nsid w:val="7B281319"/>
    <w:multiLevelType w:val="hybridMultilevel"/>
    <w:tmpl w:val="C986A03C"/>
    <w:lvl w:ilvl="0" w:tplc="4800A0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>
    <w:nsid w:val="7BFD6C23"/>
    <w:multiLevelType w:val="hybridMultilevel"/>
    <w:tmpl w:val="80A84F44"/>
    <w:lvl w:ilvl="0" w:tplc="A5F09B7E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0"/>
  </w:num>
  <w:num w:numId="3">
    <w:abstractNumId w:val="48"/>
  </w:num>
  <w:num w:numId="4">
    <w:abstractNumId w:val="13"/>
  </w:num>
  <w:num w:numId="5">
    <w:abstractNumId w:val="14"/>
  </w:num>
  <w:num w:numId="6">
    <w:abstractNumId w:val="64"/>
  </w:num>
  <w:num w:numId="7">
    <w:abstractNumId w:val="12"/>
  </w:num>
  <w:num w:numId="8">
    <w:abstractNumId w:val="57"/>
  </w:num>
  <w:num w:numId="9">
    <w:abstractNumId w:val="25"/>
  </w:num>
  <w:num w:numId="10">
    <w:abstractNumId w:val="56"/>
  </w:num>
  <w:num w:numId="11">
    <w:abstractNumId w:val="43"/>
  </w:num>
  <w:num w:numId="12">
    <w:abstractNumId w:val="31"/>
  </w:num>
  <w:num w:numId="13">
    <w:abstractNumId w:val="59"/>
  </w:num>
  <w:num w:numId="14">
    <w:abstractNumId w:val="47"/>
  </w:num>
  <w:num w:numId="15">
    <w:abstractNumId w:val="33"/>
  </w:num>
  <w:num w:numId="16">
    <w:abstractNumId w:val="3"/>
  </w:num>
  <w:num w:numId="17">
    <w:abstractNumId w:val="35"/>
  </w:num>
  <w:num w:numId="18">
    <w:abstractNumId w:val="55"/>
  </w:num>
  <w:num w:numId="19">
    <w:abstractNumId w:val="18"/>
  </w:num>
  <w:num w:numId="20">
    <w:abstractNumId w:val="45"/>
  </w:num>
  <w:num w:numId="21">
    <w:abstractNumId w:val="29"/>
  </w:num>
  <w:num w:numId="2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3">
    <w:abstractNumId w:val="37"/>
  </w:num>
  <w:num w:numId="24">
    <w:abstractNumId w:val="21"/>
  </w:num>
  <w:num w:numId="25">
    <w:abstractNumId w:val="30"/>
  </w:num>
  <w:num w:numId="26">
    <w:abstractNumId w:val="11"/>
  </w:num>
  <w:num w:numId="27">
    <w:abstractNumId w:val="2"/>
  </w:num>
  <w:num w:numId="28">
    <w:abstractNumId w:val="66"/>
  </w:num>
  <w:num w:numId="29">
    <w:abstractNumId w:val="19"/>
  </w:num>
  <w:num w:numId="30">
    <w:abstractNumId w:val="52"/>
  </w:num>
  <w:num w:numId="31">
    <w:abstractNumId w:val="51"/>
  </w:num>
  <w:num w:numId="32">
    <w:abstractNumId w:val="50"/>
    <w:lvlOverride w:ilvl="0">
      <w:lvl w:ilvl="0">
        <w:start w:val="2"/>
        <w:numFmt w:val="decimal"/>
        <w:lvlText w:val="%1."/>
        <w:lvlJc w:val="left"/>
        <w:pPr>
          <w:tabs>
            <w:tab w:val="num" w:pos="360"/>
          </w:tabs>
          <w:ind w:left="360" w:hanging="360"/>
        </w:pPr>
      </w:lvl>
    </w:lvlOverride>
    <w:lvlOverride w:ilvl="1">
      <w:lvl w:ilvl="1">
        <w:start w:val="1"/>
        <w:numFmt w:val="decimal"/>
        <w:pStyle w:val="22"/>
        <w:lvlText w:val="%1.%2."/>
        <w:lvlJc w:val="left"/>
        <w:pPr>
          <w:tabs>
            <w:tab w:val="num" w:pos="792"/>
          </w:tabs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</w:lvl>
    </w:lvlOverride>
  </w:num>
  <w:num w:numId="33">
    <w:abstractNumId w:val="9"/>
  </w:num>
  <w:num w:numId="34">
    <w:abstractNumId w:val="54"/>
  </w:num>
  <w:num w:numId="35">
    <w:abstractNumId w:val="46"/>
  </w:num>
  <w:num w:numId="36">
    <w:abstractNumId w:val="49"/>
  </w:num>
  <w:num w:numId="37">
    <w:abstractNumId w:val="40"/>
  </w:num>
  <w:num w:numId="38">
    <w:abstractNumId w:val="16"/>
  </w:num>
  <w:num w:numId="39">
    <w:abstractNumId w:val="53"/>
  </w:num>
  <w:num w:numId="40">
    <w:abstractNumId w:val="28"/>
  </w:num>
  <w:num w:numId="41">
    <w:abstractNumId w:val="5"/>
  </w:num>
  <w:num w:numId="42">
    <w:abstractNumId w:val="1"/>
  </w:num>
  <w:num w:numId="43">
    <w:abstractNumId w:val="17"/>
  </w:num>
  <w:num w:numId="44">
    <w:abstractNumId w:val="39"/>
  </w:num>
  <w:num w:numId="45">
    <w:abstractNumId w:val="8"/>
  </w:num>
  <w:num w:numId="46">
    <w:abstractNumId w:val="65"/>
  </w:num>
  <w:num w:numId="47">
    <w:abstractNumId w:val="42"/>
  </w:num>
  <w:num w:numId="48">
    <w:abstractNumId w:val="36"/>
  </w:num>
  <w:num w:numId="49">
    <w:abstractNumId w:val="4"/>
  </w:num>
  <w:num w:numId="50">
    <w:abstractNumId w:val="41"/>
  </w:num>
  <w:num w:numId="51">
    <w:abstractNumId w:val="67"/>
  </w:num>
  <w:num w:numId="52">
    <w:abstractNumId w:val="15"/>
  </w:num>
  <w:num w:numId="53">
    <w:abstractNumId w:val="61"/>
  </w:num>
  <w:num w:numId="54">
    <w:abstractNumId w:val="6"/>
  </w:num>
  <w:num w:numId="55">
    <w:abstractNumId w:val="63"/>
  </w:num>
  <w:num w:numId="56">
    <w:abstractNumId w:val="26"/>
  </w:num>
  <w:num w:numId="57">
    <w:abstractNumId w:val="23"/>
  </w:num>
  <w:num w:numId="58">
    <w:abstractNumId w:val="7"/>
  </w:num>
  <w:num w:numId="59">
    <w:abstractNumId w:val="58"/>
  </w:num>
  <w:num w:numId="60">
    <w:abstractNumId w:val="62"/>
  </w:num>
  <w:num w:numId="61">
    <w:abstractNumId w:val="27"/>
  </w:num>
  <w:num w:numId="62">
    <w:abstractNumId w:val="24"/>
  </w:num>
  <w:num w:numId="63">
    <w:abstractNumId w:val="34"/>
  </w:num>
  <w:num w:numId="64">
    <w:abstractNumId w:val="22"/>
  </w:num>
  <w:num w:numId="65">
    <w:abstractNumId w:val="38"/>
  </w:num>
  <w:num w:numId="66">
    <w:abstractNumId w:val="44"/>
  </w:num>
  <w:num w:numId="67">
    <w:abstractNumId w:val="20"/>
  </w:num>
  <w:numIdMacAtCleanup w:val="6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ompany account">
    <w15:presenceInfo w15:providerId="Windows Live" w15:userId="944d20bf575f3b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34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numFmt w:val="lowerLetter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KwNLEwMDI3MzcwNLJU0lEKTi0uzszPAykwrwUAE34WOywAAAA="/>
    <w:docVar w:name="ContentTemplate" w:val="0"/>
    <w:docVar w:name="CurrentVersion" w:val="1.1"/>
    <w:docVar w:name="FieldList" w:val="StudyTitle;Study Title+M|DocumentType;Document Type+T|StudyNumber;Study Number|StudyPhase;Study Phase|Product;Product Name|INDNumber;IND Number|Indication|Sponsor|SponsorContact;Sponsor Contact|MedicalMonitor;Medical Monitor|FinalDate;Final Date+D|RevisionDate;Revision Date+D|"/>
    <w:docVar w:name="HeadingLevels" w:val="4"/>
    <w:docVar w:name="PromptInformation" w:val="When Opened"/>
    <w:docVar w:name="TOCLevels" w:val="4"/>
  </w:docVars>
  <w:rsids>
    <w:rsidRoot w:val="00260509"/>
    <w:rsid w:val="0000044A"/>
    <w:rsid w:val="00000458"/>
    <w:rsid w:val="000019DB"/>
    <w:rsid w:val="000021C9"/>
    <w:rsid w:val="00002368"/>
    <w:rsid w:val="000023D6"/>
    <w:rsid w:val="00002D6F"/>
    <w:rsid w:val="00003098"/>
    <w:rsid w:val="00003462"/>
    <w:rsid w:val="000047E1"/>
    <w:rsid w:val="000049A8"/>
    <w:rsid w:val="00004A9A"/>
    <w:rsid w:val="0000506C"/>
    <w:rsid w:val="0000525C"/>
    <w:rsid w:val="0000539A"/>
    <w:rsid w:val="000054FA"/>
    <w:rsid w:val="0000552A"/>
    <w:rsid w:val="00005755"/>
    <w:rsid w:val="00005C88"/>
    <w:rsid w:val="00005DEB"/>
    <w:rsid w:val="000064FF"/>
    <w:rsid w:val="00006590"/>
    <w:rsid w:val="00006822"/>
    <w:rsid w:val="00006DB9"/>
    <w:rsid w:val="00006FF8"/>
    <w:rsid w:val="000079CF"/>
    <w:rsid w:val="000079F6"/>
    <w:rsid w:val="00010208"/>
    <w:rsid w:val="000104D1"/>
    <w:rsid w:val="000105B2"/>
    <w:rsid w:val="00010753"/>
    <w:rsid w:val="0001189B"/>
    <w:rsid w:val="00011B94"/>
    <w:rsid w:val="00011F9B"/>
    <w:rsid w:val="0001221E"/>
    <w:rsid w:val="000128FC"/>
    <w:rsid w:val="00012AC0"/>
    <w:rsid w:val="00012B36"/>
    <w:rsid w:val="00013276"/>
    <w:rsid w:val="0001344E"/>
    <w:rsid w:val="0001380A"/>
    <w:rsid w:val="000141C6"/>
    <w:rsid w:val="000148B0"/>
    <w:rsid w:val="00014EE5"/>
    <w:rsid w:val="00015E90"/>
    <w:rsid w:val="00016258"/>
    <w:rsid w:val="00016393"/>
    <w:rsid w:val="000167A5"/>
    <w:rsid w:val="00016D31"/>
    <w:rsid w:val="000172FA"/>
    <w:rsid w:val="00017D0F"/>
    <w:rsid w:val="000203CE"/>
    <w:rsid w:val="000205B0"/>
    <w:rsid w:val="0002083B"/>
    <w:rsid w:val="00020D0C"/>
    <w:rsid w:val="00020E34"/>
    <w:rsid w:val="00021005"/>
    <w:rsid w:val="00021F1D"/>
    <w:rsid w:val="00021FDD"/>
    <w:rsid w:val="000225C2"/>
    <w:rsid w:val="000225E7"/>
    <w:rsid w:val="00022AD5"/>
    <w:rsid w:val="00022AF6"/>
    <w:rsid w:val="00022FA6"/>
    <w:rsid w:val="00023162"/>
    <w:rsid w:val="00023426"/>
    <w:rsid w:val="000239D9"/>
    <w:rsid w:val="00024223"/>
    <w:rsid w:val="0002554C"/>
    <w:rsid w:val="00025FF1"/>
    <w:rsid w:val="000260FD"/>
    <w:rsid w:val="00026352"/>
    <w:rsid w:val="00027300"/>
    <w:rsid w:val="00027783"/>
    <w:rsid w:val="00027D24"/>
    <w:rsid w:val="000300A7"/>
    <w:rsid w:val="0003011D"/>
    <w:rsid w:val="00030CEA"/>
    <w:rsid w:val="00031026"/>
    <w:rsid w:val="000312BF"/>
    <w:rsid w:val="00032052"/>
    <w:rsid w:val="000322AE"/>
    <w:rsid w:val="0003240A"/>
    <w:rsid w:val="0003253A"/>
    <w:rsid w:val="00032F1B"/>
    <w:rsid w:val="00033058"/>
    <w:rsid w:val="00033155"/>
    <w:rsid w:val="0003410E"/>
    <w:rsid w:val="000345ED"/>
    <w:rsid w:val="0003497C"/>
    <w:rsid w:val="00034CEE"/>
    <w:rsid w:val="00035265"/>
    <w:rsid w:val="0003587E"/>
    <w:rsid w:val="000362F1"/>
    <w:rsid w:val="000363EE"/>
    <w:rsid w:val="0003666D"/>
    <w:rsid w:val="00036990"/>
    <w:rsid w:val="00037080"/>
    <w:rsid w:val="00037231"/>
    <w:rsid w:val="0003794D"/>
    <w:rsid w:val="00037F22"/>
    <w:rsid w:val="00040446"/>
    <w:rsid w:val="00040816"/>
    <w:rsid w:val="00041151"/>
    <w:rsid w:val="0004122A"/>
    <w:rsid w:val="00041B46"/>
    <w:rsid w:val="00041C39"/>
    <w:rsid w:val="00041C97"/>
    <w:rsid w:val="000425E3"/>
    <w:rsid w:val="00042C2B"/>
    <w:rsid w:val="0004364F"/>
    <w:rsid w:val="00043890"/>
    <w:rsid w:val="00043DF3"/>
    <w:rsid w:val="00043F00"/>
    <w:rsid w:val="0004412D"/>
    <w:rsid w:val="000443D1"/>
    <w:rsid w:val="000447D5"/>
    <w:rsid w:val="00044B1A"/>
    <w:rsid w:val="00044C11"/>
    <w:rsid w:val="00045309"/>
    <w:rsid w:val="00045428"/>
    <w:rsid w:val="0004605E"/>
    <w:rsid w:val="000462A8"/>
    <w:rsid w:val="0004665B"/>
    <w:rsid w:val="0004679E"/>
    <w:rsid w:val="000467D5"/>
    <w:rsid w:val="000471ED"/>
    <w:rsid w:val="000473D5"/>
    <w:rsid w:val="0004744D"/>
    <w:rsid w:val="00047557"/>
    <w:rsid w:val="00047570"/>
    <w:rsid w:val="00047928"/>
    <w:rsid w:val="00047D29"/>
    <w:rsid w:val="000500ED"/>
    <w:rsid w:val="00050189"/>
    <w:rsid w:val="000508A2"/>
    <w:rsid w:val="00050FB1"/>
    <w:rsid w:val="00051170"/>
    <w:rsid w:val="0005144F"/>
    <w:rsid w:val="000519A7"/>
    <w:rsid w:val="00051B3B"/>
    <w:rsid w:val="00051F55"/>
    <w:rsid w:val="00052617"/>
    <w:rsid w:val="000528FC"/>
    <w:rsid w:val="00052AC0"/>
    <w:rsid w:val="00052E69"/>
    <w:rsid w:val="00052FEE"/>
    <w:rsid w:val="00053405"/>
    <w:rsid w:val="000534A1"/>
    <w:rsid w:val="000535AF"/>
    <w:rsid w:val="000543E1"/>
    <w:rsid w:val="00054EDA"/>
    <w:rsid w:val="00055007"/>
    <w:rsid w:val="000552A7"/>
    <w:rsid w:val="000558AF"/>
    <w:rsid w:val="00055902"/>
    <w:rsid w:val="00055B7A"/>
    <w:rsid w:val="00055C3A"/>
    <w:rsid w:val="000562CB"/>
    <w:rsid w:val="000566CE"/>
    <w:rsid w:val="000567DB"/>
    <w:rsid w:val="00056915"/>
    <w:rsid w:val="00056FD6"/>
    <w:rsid w:val="00057B4E"/>
    <w:rsid w:val="00060327"/>
    <w:rsid w:val="00060A13"/>
    <w:rsid w:val="000610E6"/>
    <w:rsid w:val="00062C69"/>
    <w:rsid w:val="00062F9A"/>
    <w:rsid w:val="000631CE"/>
    <w:rsid w:val="00064729"/>
    <w:rsid w:val="00064CEA"/>
    <w:rsid w:val="00064D2C"/>
    <w:rsid w:val="0006566E"/>
    <w:rsid w:val="00065CF9"/>
    <w:rsid w:val="00066235"/>
    <w:rsid w:val="00066AB5"/>
    <w:rsid w:val="00066B50"/>
    <w:rsid w:val="00066D7D"/>
    <w:rsid w:val="0006749F"/>
    <w:rsid w:val="000678C1"/>
    <w:rsid w:val="00067999"/>
    <w:rsid w:val="000679F1"/>
    <w:rsid w:val="000679F4"/>
    <w:rsid w:val="00067E10"/>
    <w:rsid w:val="00070DF0"/>
    <w:rsid w:val="0007121B"/>
    <w:rsid w:val="0007154C"/>
    <w:rsid w:val="0007176B"/>
    <w:rsid w:val="00071BF7"/>
    <w:rsid w:val="000721FF"/>
    <w:rsid w:val="00072262"/>
    <w:rsid w:val="000722D9"/>
    <w:rsid w:val="00072912"/>
    <w:rsid w:val="00072EF5"/>
    <w:rsid w:val="00073A45"/>
    <w:rsid w:val="00073D9C"/>
    <w:rsid w:val="0007443C"/>
    <w:rsid w:val="0007496A"/>
    <w:rsid w:val="00074C47"/>
    <w:rsid w:val="00074CAF"/>
    <w:rsid w:val="00074F19"/>
    <w:rsid w:val="0007686B"/>
    <w:rsid w:val="00076AC9"/>
    <w:rsid w:val="00076F3F"/>
    <w:rsid w:val="00077803"/>
    <w:rsid w:val="00077A29"/>
    <w:rsid w:val="00077FC9"/>
    <w:rsid w:val="000804F9"/>
    <w:rsid w:val="00080507"/>
    <w:rsid w:val="00081052"/>
    <w:rsid w:val="000811F5"/>
    <w:rsid w:val="00081302"/>
    <w:rsid w:val="00081905"/>
    <w:rsid w:val="00082427"/>
    <w:rsid w:val="0008290F"/>
    <w:rsid w:val="00082F5E"/>
    <w:rsid w:val="000837C2"/>
    <w:rsid w:val="00083C17"/>
    <w:rsid w:val="00083CE0"/>
    <w:rsid w:val="00084135"/>
    <w:rsid w:val="000842C3"/>
    <w:rsid w:val="00084321"/>
    <w:rsid w:val="000846A7"/>
    <w:rsid w:val="00084E2C"/>
    <w:rsid w:val="00085262"/>
    <w:rsid w:val="000853A0"/>
    <w:rsid w:val="00085BB8"/>
    <w:rsid w:val="00085D66"/>
    <w:rsid w:val="0008619A"/>
    <w:rsid w:val="000871CC"/>
    <w:rsid w:val="00087528"/>
    <w:rsid w:val="0008785D"/>
    <w:rsid w:val="00087C29"/>
    <w:rsid w:val="00087D35"/>
    <w:rsid w:val="00090047"/>
    <w:rsid w:val="000901D0"/>
    <w:rsid w:val="00091232"/>
    <w:rsid w:val="00091888"/>
    <w:rsid w:val="00091DA4"/>
    <w:rsid w:val="00092677"/>
    <w:rsid w:val="00092914"/>
    <w:rsid w:val="00092B9D"/>
    <w:rsid w:val="00093BD6"/>
    <w:rsid w:val="0009424D"/>
    <w:rsid w:val="000944C4"/>
    <w:rsid w:val="0009450F"/>
    <w:rsid w:val="00094579"/>
    <w:rsid w:val="00094F06"/>
    <w:rsid w:val="0009502A"/>
    <w:rsid w:val="00095B14"/>
    <w:rsid w:val="00096101"/>
    <w:rsid w:val="0009643E"/>
    <w:rsid w:val="00096EEC"/>
    <w:rsid w:val="00097067"/>
    <w:rsid w:val="0009726A"/>
    <w:rsid w:val="00097344"/>
    <w:rsid w:val="000975E2"/>
    <w:rsid w:val="00097E1E"/>
    <w:rsid w:val="000A0BC2"/>
    <w:rsid w:val="000A0DE6"/>
    <w:rsid w:val="000A0FB2"/>
    <w:rsid w:val="000A2071"/>
    <w:rsid w:val="000A296E"/>
    <w:rsid w:val="000A2C35"/>
    <w:rsid w:val="000A35C4"/>
    <w:rsid w:val="000A3C4F"/>
    <w:rsid w:val="000A40DD"/>
    <w:rsid w:val="000A435F"/>
    <w:rsid w:val="000A4E4D"/>
    <w:rsid w:val="000A54F4"/>
    <w:rsid w:val="000A5CD8"/>
    <w:rsid w:val="000A5F60"/>
    <w:rsid w:val="000A61F8"/>
    <w:rsid w:val="000A6252"/>
    <w:rsid w:val="000A6539"/>
    <w:rsid w:val="000A6B77"/>
    <w:rsid w:val="000A6E3E"/>
    <w:rsid w:val="000A6EC2"/>
    <w:rsid w:val="000A73BF"/>
    <w:rsid w:val="000A76AF"/>
    <w:rsid w:val="000A78CC"/>
    <w:rsid w:val="000A7F29"/>
    <w:rsid w:val="000B033E"/>
    <w:rsid w:val="000B0ACD"/>
    <w:rsid w:val="000B15D4"/>
    <w:rsid w:val="000B1639"/>
    <w:rsid w:val="000B1648"/>
    <w:rsid w:val="000B1FDA"/>
    <w:rsid w:val="000B2090"/>
    <w:rsid w:val="000B20E0"/>
    <w:rsid w:val="000B244C"/>
    <w:rsid w:val="000B303B"/>
    <w:rsid w:val="000B313D"/>
    <w:rsid w:val="000B397D"/>
    <w:rsid w:val="000B399B"/>
    <w:rsid w:val="000B3A6B"/>
    <w:rsid w:val="000B3CD5"/>
    <w:rsid w:val="000B3CF9"/>
    <w:rsid w:val="000B3FC0"/>
    <w:rsid w:val="000B4263"/>
    <w:rsid w:val="000B483A"/>
    <w:rsid w:val="000B4CA0"/>
    <w:rsid w:val="000B4FBE"/>
    <w:rsid w:val="000B4FD5"/>
    <w:rsid w:val="000B517A"/>
    <w:rsid w:val="000B51AC"/>
    <w:rsid w:val="000B52F2"/>
    <w:rsid w:val="000B561E"/>
    <w:rsid w:val="000B61C6"/>
    <w:rsid w:val="000B6232"/>
    <w:rsid w:val="000B64DB"/>
    <w:rsid w:val="000B65ED"/>
    <w:rsid w:val="000B6A76"/>
    <w:rsid w:val="000B6AF8"/>
    <w:rsid w:val="000B6C36"/>
    <w:rsid w:val="000B7D67"/>
    <w:rsid w:val="000B7EE2"/>
    <w:rsid w:val="000C0FFC"/>
    <w:rsid w:val="000C1106"/>
    <w:rsid w:val="000C12A8"/>
    <w:rsid w:val="000C1542"/>
    <w:rsid w:val="000C1FEB"/>
    <w:rsid w:val="000C2189"/>
    <w:rsid w:val="000C2641"/>
    <w:rsid w:val="000C2DC2"/>
    <w:rsid w:val="000C332C"/>
    <w:rsid w:val="000C336A"/>
    <w:rsid w:val="000C33C2"/>
    <w:rsid w:val="000C36F0"/>
    <w:rsid w:val="000C3CF4"/>
    <w:rsid w:val="000C3E10"/>
    <w:rsid w:val="000C3E89"/>
    <w:rsid w:val="000C408D"/>
    <w:rsid w:val="000C4309"/>
    <w:rsid w:val="000C48E2"/>
    <w:rsid w:val="000C4D07"/>
    <w:rsid w:val="000C4E79"/>
    <w:rsid w:val="000C5146"/>
    <w:rsid w:val="000C5500"/>
    <w:rsid w:val="000C5A6A"/>
    <w:rsid w:val="000C5CEC"/>
    <w:rsid w:val="000C6648"/>
    <w:rsid w:val="000C6807"/>
    <w:rsid w:val="000C69CC"/>
    <w:rsid w:val="000C6C51"/>
    <w:rsid w:val="000C6EC1"/>
    <w:rsid w:val="000C7390"/>
    <w:rsid w:val="000C7662"/>
    <w:rsid w:val="000D005A"/>
    <w:rsid w:val="000D060C"/>
    <w:rsid w:val="000D0C9A"/>
    <w:rsid w:val="000D0D09"/>
    <w:rsid w:val="000D1358"/>
    <w:rsid w:val="000D1EC6"/>
    <w:rsid w:val="000D1F77"/>
    <w:rsid w:val="000D24B8"/>
    <w:rsid w:val="000D27D8"/>
    <w:rsid w:val="000D32FA"/>
    <w:rsid w:val="000D39B0"/>
    <w:rsid w:val="000D3B7D"/>
    <w:rsid w:val="000D3C6F"/>
    <w:rsid w:val="000D403D"/>
    <w:rsid w:val="000D40C1"/>
    <w:rsid w:val="000D4202"/>
    <w:rsid w:val="000D5132"/>
    <w:rsid w:val="000D52AA"/>
    <w:rsid w:val="000D5607"/>
    <w:rsid w:val="000D5944"/>
    <w:rsid w:val="000D5C73"/>
    <w:rsid w:val="000D6F85"/>
    <w:rsid w:val="000D7058"/>
    <w:rsid w:val="000D70CA"/>
    <w:rsid w:val="000D79E9"/>
    <w:rsid w:val="000D7EE8"/>
    <w:rsid w:val="000E035D"/>
    <w:rsid w:val="000E05E2"/>
    <w:rsid w:val="000E0908"/>
    <w:rsid w:val="000E0B24"/>
    <w:rsid w:val="000E0BFC"/>
    <w:rsid w:val="000E13E2"/>
    <w:rsid w:val="000E14E0"/>
    <w:rsid w:val="000E15E5"/>
    <w:rsid w:val="000E1EDC"/>
    <w:rsid w:val="000E1F5A"/>
    <w:rsid w:val="000E1F80"/>
    <w:rsid w:val="000E24ED"/>
    <w:rsid w:val="000E3184"/>
    <w:rsid w:val="000E3ABF"/>
    <w:rsid w:val="000E4517"/>
    <w:rsid w:val="000E471D"/>
    <w:rsid w:val="000E4B65"/>
    <w:rsid w:val="000E4DB9"/>
    <w:rsid w:val="000E4F77"/>
    <w:rsid w:val="000E4FBA"/>
    <w:rsid w:val="000E506C"/>
    <w:rsid w:val="000E5075"/>
    <w:rsid w:val="000E5690"/>
    <w:rsid w:val="000E5807"/>
    <w:rsid w:val="000E6508"/>
    <w:rsid w:val="000E778A"/>
    <w:rsid w:val="000E78B6"/>
    <w:rsid w:val="000E7D2A"/>
    <w:rsid w:val="000F03C0"/>
    <w:rsid w:val="000F04A4"/>
    <w:rsid w:val="000F082C"/>
    <w:rsid w:val="000F082F"/>
    <w:rsid w:val="000F1885"/>
    <w:rsid w:val="000F1D05"/>
    <w:rsid w:val="000F1ECE"/>
    <w:rsid w:val="000F203A"/>
    <w:rsid w:val="000F20BB"/>
    <w:rsid w:val="000F33A2"/>
    <w:rsid w:val="000F387D"/>
    <w:rsid w:val="000F46A2"/>
    <w:rsid w:val="000F4DC9"/>
    <w:rsid w:val="000F4EEA"/>
    <w:rsid w:val="000F4F67"/>
    <w:rsid w:val="000F5677"/>
    <w:rsid w:val="000F5730"/>
    <w:rsid w:val="000F59A5"/>
    <w:rsid w:val="000F5D24"/>
    <w:rsid w:val="000F5D44"/>
    <w:rsid w:val="000F5D6B"/>
    <w:rsid w:val="000F62D9"/>
    <w:rsid w:val="000F696F"/>
    <w:rsid w:val="000F71C8"/>
    <w:rsid w:val="000F7B22"/>
    <w:rsid w:val="00100C85"/>
    <w:rsid w:val="001016A6"/>
    <w:rsid w:val="001017AC"/>
    <w:rsid w:val="00101956"/>
    <w:rsid w:val="00101D38"/>
    <w:rsid w:val="0010250D"/>
    <w:rsid w:val="00102F82"/>
    <w:rsid w:val="00103C39"/>
    <w:rsid w:val="00103C86"/>
    <w:rsid w:val="001041A3"/>
    <w:rsid w:val="001047ED"/>
    <w:rsid w:val="00104BFC"/>
    <w:rsid w:val="00104E02"/>
    <w:rsid w:val="00104FF6"/>
    <w:rsid w:val="0010519D"/>
    <w:rsid w:val="00105539"/>
    <w:rsid w:val="00105734"/>
    <w:rsid w:val="00105D39"/>
    <w:rsid w:val="00105D8F"/>
    <w:rsid w:val="0010605C"/>
    <w:rsid w:val="001061B7"/>
    <w:rsid w:val="001063CF"/>
    <w:rsid w:val="00107121"/>
    <w:rsid w:val="001075F7"/>
    <w:rsid w:val="00110288"/>
    <w:rsid w:val="00110871"/>
    <w:rsid w:val="001117BD"/>
    <w:rsid w:val="00111BF5"/>
    <w:rsid w:val="0011293D"/>
    <w:rsid w:val="00112BB4"/>
    <w:rsid w:val="00112BF0"/>
    <w:rsid w:val="00113337"/>
    <w:rsid w:val="00113B3D"/>
    <w:rsid w:val="00114439"/>
    <w:rsid w:val="00114885"/>
    <w:rsid w:val="00115474"/>
    <w:rsid w:val="00115ED1"/>
    <w:rsid w:val="001160B8"/>
    <w:rsid w:val="001163B0"/>
    <w:rsid w:val="00116B27"/>
    <w:rsid w:val="00116D6E"/>
    <w:rsid w:val="00117632"/>
    <w:rsid w:val="001176F9"/>
    <w:rsid w:val="00117888"/>
    <w:rsid w:val="00117900"/>
    <w:rsid w:val="00117915"/>
    <w:rsid w:val="00117B93"/>
    <w:rsid w:val="00117C98"/>
    <w:rsid w:val="00117FC7"/>
    <w:rsid w:val="001200B6"/>
    <w:rsid w:val="0012048A"/>
    <w:rsid w:val="001204C2"/>
    <w:rsid w:val="001209AA"/>
    <w:rsid w:val="00120B66"/>
    <w:rsid w:val="001212E7"/>
    <w:rsid w:val="00121420"/>
    <w:rsid w:val="00121513"/>
    <w:rsid w:val="001216ED"/>
    <w:rsid w:val="00121F14"/>
    <w:rsid w:val="00121F93"/>
    <w:rsid w:val="0012227A"/>
    <w:rsid w:val="00122C73"/>
    <w:rsid w:val="00122D4B"/>
    <w:rsid w:val="001232D9"/>
    <w:rsid w:val="0012379E"/>
    <w:rsid w:val="00123E05"/>
    <w:rsid w:val="00123E96"/>
    <w:rsid w:val="00124731"/>
    <w:rsid w:val="001247CC"/>
    <w:rsid w:val="001248B0"/>
    <w:rsid w:val="00124BDA"/>
    <w:rsid w:val="00125A21"/>
    <w:rsid w:val="00125D3E"/>
    <w:rsid w:val="00125FA5"/>
    <w:rsid w:val="001260C4"/>
    <w:rsid w:val="00126172"/>
    <w:rsid w:val="001266A1"/>
    <w:rsid w:val="001267CB"/>
    <w:rsid w:val="00126FA8"/>
    <w:rsid w:val="0012730D"/>
    <w:rsid w:val="00127367"/>
    <w:rsid w:val="001274F3"/>
    <w:rsid w:val="00127941"/>
    <w:rsid w:val="00127A0C"/>
    <w:rsid w:val="00127ADD"/>
    <w:rsid w:val="00127B95"/>
    <w:rsid w:val="00127BC7"/>
    <w:rsid w:val="0013013D"/>
    <w:rsid w:val="00130233"/>
    <w:rsid w:val="0013029D"/>
    <w:rsid w:val="0013051F"/>
    <w:rsid w:val="001307E1"/>
    <w:rsid w:val="00130E9C"/>
    <w:rsid w:val="00131074"/>
    <w:rsid w:val="0013179D"/>
    <w:rsid w:val="00131C23"/>
    <w:rsid w:val="00131E25"/>
    <w:rsid w:val="0013228D"/>
    <w:rsid w:val="001323C4"/>
    <w:rsid w:val="00132519"/>
    <w:rsid w:val="00132867"/>
    <w:rsid w:val="00132BA6"/>
    <w:rsid w:val="00132D04"/>
    <w:rsid w:val="00133A02"/>
    <w:rsid w:val="00133CD3"/>
    <w:rsid w:val="00133F3B"/>
    <w:rsid w:val="00134355"/>
    <w:rsid w:val="001347FC"/>
    <w:rsid w:val="0013486D"/>
    <w:rsid w:val="00134FE6"/>
    <w:rsid w:val="0013517D"/>
    <w:rsid w:val="001357DB"/>
    <w:rsid w:val="00135983"/>
    <w:rsid w:val="001364A5"/>
    <w:rsid w:val="00136C08"/>
    <w:rsid w:val="00136CF9"/>
    <w:rsid w:val="00137888"/>
    <w:rsid w:val="00137BB2"/>
    <w:rsid w:val="00137C43"/>
    <w:rsid w:val="00137FF1"/>
    <w:rsid w:val="001405A5"/>
    <w:rsid w:val="001407D4"/>
    <w:rsid w:val="0014095C"/>
    <w:rsid w:val="00140C3C"/>
    <w:rsid w:val="00140C4A"/>
    <w:rsid w:val="00141438"/>
    <w:rsid w:val="001415F9"/>
    <w:rsid w:val="001416D2"/>
    <w:rsid w:val="001419A8"/>
    <w:rsid w:val="00141AF2"/>
    <w:rsid w:val="00142A05"/>
    <w:rsid w:val="00143210"/>
    <w:rsid w:val="001432D0"/>
    <w:rsid w:val="0014341C"/>
    <w:rsid w:val="001438FD"/>
    <w:rsid w:val="00143ED1"/>
    <w:rsid w:val="00144090"/>
    <w:rsid w:val="001441E7"/>
    <w:rsid w:val="00144429"/>
    <w:rsid w:val="00144A95"/>
    <w:rsid w:val="00144E7C"/>
    <w:rsid w:val="00145297"/>
    <w:rsid w:val="00145F6C"/>
    <w:rsid w:val="001468D6"/>
    <w:rsid w:val="00146B58"/>
    <w:rsid w:val="00146EE1"/>
    <w:rsid w:val="00146F38"/>
    <w:rsid w:val="00146F85"/>
    <w:rsid w:val="00147491"/>
    <w:rsid w:val="00147717"/>
    <w:rsid w:val="001479C9"/>
    <w:rsid w:val="00147C42"/>
    <w:rsid w:val="001506A2"/>
    <w:rsid w:val="001509A2"/>
    <w:rsid w:val="00150CEA"/>
    <w:rsid w:val="0015105D"/>
    <w:rsid w:val="00151342"/>
    <w:rsid w:val="0015164D"/>
    <w:rsid w:val="00151900"/>
    <w:rsid w:val="00151B36"/>
    <w:rsid w:val="001521DB"/>
    <w:rsid w:val="00152CDB"/>
    <w:rsid w:val="00152ED7"/>
    <w:rsid w:val="00153207"/>
    <w:rsid w:val="00153B4A"/>
    <w:rsid w:val="0015442F"/>
    <w:rsid w:val="00155525"/>
    <w:rsid w:val="00155609"/>
    <w:rsid w:val="00155977"/>
    <w:rsid w:val="001566E2"/>
    <w:rsid w:val="001568E6"/>
    <w:rsid w:val="0015711F"/>
    <w:rsid w:val="00157860"/>
    <w:rsid w:val="00157E8D"/>
    <w:rsid w:val="00157EA3"/>
    <w:rsid w:val="00157FB0"/>
    <w:rsid w:val="00160930"/>
    <w:rsid w:val="00160B05"/>
    <w:rsid w:val="00160CF7"/>
    <w:rsid w:val="0016179E"/>
    <w:rsid w:val="00161A43"/>
    <w:rsid w:val="00161E0A"/>
    <w:rsid w:val="00161FF9"/>
    <w:rsid w:val="0016204E"/>
    <w:rsid w:val="00162A35"/>
    <w:rsid w:val="00163E88"/>
    <w:rsid w:val="00163F44"/>
    <w:rsid w:val="001643BF"/>
    <w:rsid w:val="00164423"/>
    <w:rsid w:val="00164CA2"/>
    <w:rsid w:val="00164CBC"/>
    <w:rsid w:val="00164D42"/>
    <w:rsid w:val="00164D9D"/>
    <w:rsid w:val="00165241"/>
    <w:rsid w:val="00165311"/>
    <w:rsid w:val="00165975"/>
    <w:rsid w:val="001659DE"/>
    <w:rsid w:val="00165D0D"/>
    <w:rsid w:val="00166132"/>
    <w:rsid w:val="0016646C"/>
    <w:rsid w:val="00166AE2"/>
    <w:rsid w:val="001673F2"/>
    <w:rsid w:val="001675A1"/>
    <w:rsid w:val="00167CD8"/>
    <w:rsid w:val="00167F2F"/>
    <w:rsid w:val="00167F8B"/>
    <w:rsid w:val="0017072D"/>
    <w:rsid w:val="00170EE5"/>
    <w:rsid w:val="0017101C"/>
    <w:rsid w:val="00172977"/>
    <w:rsid w:val="00172E69"/>
    <w:rsid w:val="001732D4"/>
    <w:rsid w:val="0017344C"/>
    <w:rsid w:val="001735C1"/>
    <w:rsid w:val="00173A73"/>
    <w:rsid w:val="00173A99"/>
    <w:rsid w:val="00174051"/>
    <w:rsid w:val="00174158"/>
    <w:rsid w:val="001743B3"/>
    <w:rsid w:val="001745EC"/>
    <w:rsid w:val="001751A7"/>
    <w:rsid w:val="00175F91"/>
    <w:rsid w:val="00176020"/>
    <w:rsid w:val="00176757"/>
    <w:rsid w:val="00176771"/>
    <w:rsid w:val="001769AF"/>
    <w:rsid w:val="00177109"/>
    <w:rsid w:val="00180401"/>
    <w:rsid w:val="00180CA3"/>
    <w:rsid w:val="00180E3A"/>
    <w:rsid w:val="00180E6D"/>
    <w:rsid w:val="001810A9"/>
    <w:rsid w:val="0018153F"/>
    <w:rsid w:val="00181572"/>
    <w:rsid w:val="001816A8"/>
    <w:rsid w:val="001816D1"/>
    <w:rsid w:val="00181815"/>
    <w:rsid w:val="00181AB0"/>
    <w:rsid w:val="00181F37"/>
    <w:rsid w:val="00181FDA"/>
    <w:rsid w:val="001824C4"/>
    <w:rsid w:val="00182824"/>
    <w:rsid w:val="00182BBB"/>
    <w:rsid w:val="00182D3B"/>
    <w:rsid w:val="00182E06"/>
    <w:rsid w:val="00182F72"/>
    <w:rsid w:val="00182FFF"/>
    <w:rsid w:val="00183A5C"/>
    <w:rsid w:val="00183D81"/>
    <w:rsid w:val="00183E1D"/>
    <w:rsid w:val="00183EA7"/>
    <w:rsid w:val="00183EF5"/>
    <w:rsid w:val="0018405C"/>
    <w:rsid w:val="0018550F"/>
    <w:rsid w:val="0018628B"/>
    <w:rsid w:val="0018674B"/>
    <w:rsid w:val="001869D9"/>
    <w:rsid w:val="00187095"/>
    <w:rsid w:val="00187144"/>
    <w:rsid w:val="001871BF"/>
    <w:rsid w:val="00187A33"/>
    <w:rsid w:val="00187A72"/>
    <w:rsid w:val="00187BEF"/>
    <w:rsid w:val="00190070"/>
    <w:rsid w:val="0019029A"/>
    <w:rsid w:val="00190805"/>
    <w:rsid w:val="00190B57"/>
    <w:rsid w:val="00190D50"/>
    <w:rsid w:val="00191084"/>
    <w:rsid w:val="00191177"/>
    <w:rsid w:val="00191809"/>
    <w:rsid w:val="00192087"/>
    <w:rsid w:val="0019252B"/>
    <w:rsid w:val="00192535"/>
    <w:rsid w:val="00192759"/>
    <w:rsid w:val="00193350"/>
    <w:rsid w:val="001933B4"/>
    <w:rsid w:val="001937A0"/>
    <w:rsid w:val="00193EAE"/>
    <w:rsid w:val="0019435F"/>
    <w:rsid w:val="00194AE7"/>
    <w:rsid w:val="00194FAA"/>
    <w:rsid w:val="00195298"/>
    <w:rsid w:val="0019545C"/>
    <w:rsid w:val="0019597A"/>
    <w:rsid w:val="00195A00"/>
    <w:rsid w:val="00195B13"/>
    <w:rsid w:val="00195FDE"/>
    <w:rsid w:val="0019600B"/>
    <w:rsid w:val="001968E8"/>
    <w:rsid w:val="00196BBA"/>
    <w:rsid w:val="0019754E"/>
    <w:rsid w:val="0019760A"/>
    <w:rsid w:val="00197DF3"/>
    <w:rsid w:val="001A0086"/>
    <w:rsid w:val="001A023F"/>
    <w:rsid w:val="001A02E3"/>
    <w:rsid w:val="001A0381"/>
    <w:rsid w:val="001A084E"/>
    <w:rsid w:val="001A0B16"/>
    <w:rsid w:val="001A1224"/>
    <w:rsid w:val="001A1B36"/>
    <w:rsid w:val="001A1BBA"/>
    <w:rsid w:val="001A1C09"/>
    <w:rsid w:val="001A1E3D"/>
    <w:rsid w:val="001A1FDA"/>
    <w:rsid w:val="001A23A3"/>
    <w:rsid w:val="001A2446"/>
    <w:rsid w:val="001A321B"/>
    <w:rsid w:val="001A339F"/>
    <w:rsid w:val="001A3589"/>
    <w:rsid w:val="001A4C1A"/>
    <w:rsid w:val="001A4F4F"/>
    <w:rsid w:val="001A5055"/>
    <w:rsid w:val="001A514C"/>
    <w:rsid w:val="001A53AF"/>
    <w:rsid w:val="001A546E"/>
    <w:rsid w:val="001A555F"/>
    <w:rsid w:val="001A5600"/>
    <w:rsid w:val="001A5B3A"/>
    <w:rsid w:val="001A5F5E"/>
    <w:rsid w:val="001A634B"/>
    <w:rsid w:val="001A6ECD"/>
    <w:rsid w:val="001A70DA"/>
    <w:rsid w:val="001A73D7"/>
    <w:rsid w:val="001A7616"/>
    <w:rsid w:val="001A7681"/>
    <w:rsid w:val="001A7947"/>
    <w:rsid w:val="001A7A41"/>
    <w:rsid w:val="001A7C74"/>
    <w:rsid w:val="001A7F4D"/>
    <w:rsid w:val="001A7FF8"/>
    <w:rsid w:val="001B022F"/>
    <w:rsid w:val="001B044E"/>
    <w:rsid w:val="001B0BE7"/>
    <w:rsid w:val="001B0D9C"/>
    <w:rsid w:val="001B11B6"/>
    <w:rsid w:val="001B1699"/>
    <w:rsid w:val="001B1B1A"/>
    <w:rsid w:val="001B1C78"/>
    <w:rsid w:val="001B2006"/>
    <w:rsid w:val="001B2AE3"/>
    <w:rsid w:val="001B2DD2"/>
    <w:rsid w:val="001B39BC"/>
    <w:rsid w:val="001B3B0F"/>
    <w:rsid w:val="001B3EB3"/>
    <w:rsid w:val="001B4006"/>
    <w:rsid w:val="001B423D"/>
    <w:rsid w:val="001B42AD"/>
    <w:rsid w:val="001B453E"/>
    <w:rsid w:val="001B47D2"/>
    <w:rsid w:val="001B4B2F"/>
    <w:rsid w:val="001B4F09"/>
    <w:rsid w:val="001B516A"/>
    <w:rsid w:val="001B5831"/>
    <w:rsid w:val="001B5FAA"/>
    <w:rsid w:val="001B6A79"/>
    <w:rsid w:val="001B6D0F"/>
    <w:rsid w:val="001B6EA4"/>
    <w:rsid w:val="001B73A2"/>
    <w:rsid w:val="001B78A4"/>
    <w:rsid w:val="001B7918"/>
    <w:rsid w:val="001B7B4F"/>
    <w:rsid w:val="001C0AA2"/>
    <w:rsid w:val="001C0DE9"/>
    <w:rsid w:val="001C10BD"/>
    <w:rsid w:val="001C1407"/>
    <w:rsid w:val="001C1416"/>
    <w:rsid w:val="001C14FD"/>
    <w:rsid w:val="001C17CF"/>
    <w:rsid w:val="001C19E9"/>
    <w:rsid w:val="001C2615"/>
    <w:rsid w:val="001C2AF7"/>
    <w:rsid w:val="001C2FBC"/>
    <w:rsid w:val="001C392C"/>
    <w:rsid w:val="001C3ABD"/>
    <w:rsid w:val="001C410F"/>
    <w:rsid w:val="001C4A19"/>
    <w:rsid w:val="001C4BB0"/>
    <w:rsid w:val="001C56B9"/>
    <w:rsid w:val="001C5B6C"/>
    <w:rsid w:val="001C5B77"/>
    <w:rsid w:val="001C5BEE"/>
    <w:rsid w:val="001C652A"/>
    <w:rsid w:val="001C6BD1"/>
    <w:rsid w:val="001C789C"/>
    <w:rsid w:val="001C79DE"/>
    <w:rsid w:val="001C7A38"/>
    <w:rsid w:val="001C7C09"/>
    <w:rsid w:val="001D003B"/>
    <w:rsid w:val="001D06EE"/>
    <w:rsid w:val="001D0C51"/>
    <w:rsid w:val="001D1000"/>
    <w:rsid w:val="001D1D4D"/>
    <w:rsid w:val="001D1F1B"/>
    <w:rsid w:val="001D25AC"/>
    <w:rsid w:val="001D29E8"/>
    <w:rsid w:val="001D2CCA"/>
    <w:rsid w:val="001D3001"/>
    <w:rsid w:val="001D3497"/>
    <w:rsid w:val="001D3555"/>
    <w:rsid w:val="001D3850"/>
    <w:rsid w:val="001D424B"/>
    <w:rsid w:val="001D45A7"/>
    <w:rsid w:val="001D46F7"/>
    <w:rsid w:val="001D4B35"/>
    <w:rsid w:val="001D4C51"/>
    <w:rsid w:val="001D4D72"/>
    <w:rsid w:val="001D4F0A"/>
    <w:rsid w:val="001D4F27"/>
    <w:rsid w:val="001D50D8"/>
    <w:rsid w:val="001D517C"/>
    <w:rsid w:val="001D55F0"/>
    <w:rsid w:val="001D560B"/>
    <w:rsid w:val="001D5681"/>
    <w:rsid w:val="001D5C73"/>
    <w:rsid w:val="001D5CE0"/>
    <w:rsid w:val="001D66EC"/>
    <w:rsid w:val="001D6BEA"/>
    <w:rsid w:val="001D6E48"/>
    <w:rsid w:val="001D7485"/>
    <w:rsid w:val="001D7749"/>
    <w:rsid w:val="001D77BB"/>
    <w:rsid w:val="001E0F2E"/>
    <w:rsid w:val="001E0F3E"/>
    <w:rsid w:val="001E0F5E"/>
    <w:rsid w:val="001E1025"/>
    <w:rsid w:val="001E1CBD"/>
    <w:rsid w:val="001E1F2E"/>
    <w:rsid w:val="001E2073"/>
    <w:rsid w:val="001E221D"/>
    <w:rsid w:val="001E2352"/>
    <w:rsid w:val="001E277E"/>
    <w:rsid w:val="001E2E0A"/>
    <w:rsid w:val="001E2EC3"/>
    <w:rsid w:val="001E3096"/>
    <w:rsid w:val="001E3382"/>
    <w:rsid w:val="001E33E9"/>
    <w:rsid w:val="001E3A24"/>
    <w:rsid w:val="001E3F16"/>
    <w:rsid w:val="001E3F74"/>
    <w:rsid w:val="001E42AC"/>
    <w:rsid w:val="001E476C"/>
    <w:rsid w:val="001E4865"/>
    <w:rsid w:val="001E4C42"/>
    <w:rsid w:val="001E5288"/>
    <w:rsid w:val="001E5401"/>
    <w:rsid w:val="001E5F95"/>
    <w:rsid w:val="001E6109"/>
    <w:rsid w:val="001E6365"/>
    <w:rsid w:val="001E65E1"/>
    <w:rsid w:val="001E6E0C"/>
    <w:rsid w:val="001E719A"/>
    <w:rsid w:val="001E71C1"/>
    <w:rsid w:val="001E74A2"/>
    <w:rsid w:val="001E7C1E"/>
    <w:rsid w:val="001F0EB5"/>
    <w:rsid w:val="001F134A"/>
    <w:rsid w:val="001F1482"/>
    <w:rsid w:val="001F148A"/>
    <w:rsid w:val="001F15AD"/>
    <w:rsid w:val="001F185E"/>
    <w:rsid w:val="001F18B0"/>
    <w:rsid w:val="001F219B"/>
    <w:rsid w:val="001F34E4"/>
    <w:rsid w:val="001F36FF"/>
    <w:rsid w:val="001F38EB"/>
    <w:rsid w:val="001F3AE4"/>
    <w:rsid w:val="001F3E8F"/>
    <w:rsid w:val="001F41CA"/>
    <w:rsid w:val="001F428C"/>
    <w:rsid w:val="001F46EE"/>
    <w:rsid w:val="001F4F08"/>
    <w:rsid w:val="001F5133"/>
    <w:rsid w:val="001F5219"/>
    <w:rsid w:val="001F5D9E"/>
    <w:rsid w:val="001F5F64"/>
    <w:rsid w:val="001F5FC3"/>
    <w:rsid w:val="001F64D0"/>
    <w:rsid w:val="001F68DA"/>
    <w:rsid w:val="001F764F"/>
    <w:rsid w:val="002000A3"/>
    <w:rsid w:val="00200A2F"/>
    <w:rsid w:val="00200B8B"/>
    <w:rsid w:val="002013C2"/>
    <w:rsid w:val="002016A6"/>
    <w:rsid w:val="002017FD"/>
    <w:rsid w:val="00202681"/>
    <w:rsid w:val="00203361"/>
    <w:rsid w:val="00203362"/>
    <w:rsid w:val="002033CC"/>
    <w:rsid w:val="002039C2"/>
    <w:rsid w:val="00203C9A"/>
    <w:rsid w:val="00203DC9"/>
    <w:rsid w:val="00203EEB"/>
    <w:rsid w:val="00204498"/>
    <w:rsid w:val="00204CE8"/>
    <w:rsid w:val="00205299"/>
    <w:rsid w:val="002052B0"/>
    <w:rsid w:val="00205761"/>
    <w:rsid w:val="002058EA"/>
    <w:rsid w:val="00205925"/>
    <w:rsid w:val="0020659A"/>
    <w:rsid w:val="002069B7"/>
    <w:rsid w:val="00206D42"/>
    <w:rsid w:val="00207FE5"/>
    <w:rsid w:val="0021008F"/>
    <w:rsid w:val="00210283"/>
    <w:rsid w:val="002103B9"/>
    <w:rsid w:val="002105EB"/>
    <w:rsid w:val="0021068A"/>
    <w:rsid w:val="002107A0"/>
    <w:rsid w:val="00210DC9"/>
    <w:rsid w:val="002114A4"/>
    <w:rsid w:val="00211D59"/>
    <w:rsid w:val="002121F4"/>
    <w:rsid w:val="0021267D"/>
    <w:rsid w:val="002127E1"/>
    <w:rsid w:val="00213194"/>
    <w:rsid w:val="00213310"/>
    <w:rsid w:val="00213AA9"/>
    <w:rsid w:val="00214621"/>
    <w:rsid w:val="00214C4E"/>
    <w:rsid w:val="00215B2B"/>
    <w:rsid w:val="00216693"/>
    <w:rsid w:val="0021765A"/>
    <w:rsid w:val="00217ADE"/>
    <w:rsid w:val="002201E4"/>
    <w:rsid w:val="00220B1F"/>
    <w:rsid w:val="00220EBD"/>
    <w:rsid w:val="00220FDE"/>
    <w:rsid w:val="00221456"/>
    <w:rsid w:val="00221B4E"/>
    <w:rsid w:val="00221CB0"/>
    <w:rsid w:val="00222757"/>
    <w:rsid w:val="00223ABA"/>
    <w:rsid w:val="00223B40"/>
    <w:rsid w:val="0022404A"/>
    <w:rsid w:val="00224D1F"/>
    <w:rsid w:val="002255E6"/>
    <w:rsid w:val="002255F2"/>
    <w:rsid w:val="00225FD4"/>
    <w:rsid w:val="00226288"/>
    <w:rsid w:val="0022629B"/>
    <w:rsid w:val="00226966"/>
    <w:rsid w:val="00226D73"/>
    <w:rsid w:val="00227690"/>
    <w:rsid w:val="00227C20"/>
    <w:rsid w:val="00227F42"/>
    <w:rsid w:val="00230FD7"/>
    <w:rsid w:val="002316CA"/>
    <w:rsid w:val="00231EED"/>
    <w:rsid w:val="00232564"/>
    <w:rsid w:val="0023281F"/>
    <w:rsid w:val="00232AFA"/>
    <w:rsid w:val="00232F23"/>
    <w:rsid w:val="00233445"/>
    <w:rsid w:val="002334E3"/>
    <w:rsid w:val="0023455D"/>
    <w:rsid w:val="00234A27"/>
    <w:rsid w:val="00234BD6"/>
    <w:rsid w:val="00234D5E"/>
    <w:rsid w:val="00234E2E"/>
    <w:rsid w:val="00235EDA"/>
    <w:rsid w:val="002362B9"/>
    <w:rsid w:val="00236367"/>
    <w:rsid w:val="002364AD"/>
    <w:rsid w:val="00236534"/>
    <w:rsid w:val="00236597"/>
    <w:rsid w:val="00236631"/>
    <w:rsid w:val="00236856"/>
    <w:rsid w:val="00237C0D"/>
    <w:rsid w:val="002408B0"/>
    <w:rsid w:val="00240F24"/>
    <w:rsid w:val="0024106C"/>
    <w:rsid w:val="00241C36"/>
    <w:rsid w:val="0024215B"/>
    <w:rsid w:val="0024335E"/>
    <w:rsid w:val="00243CB4"/>
    <w:rsid w:val="00243EE7"/>
    <w:rsid w:val="00244214"/>
    <w:rsid w:val="002443A9"/>
    <w:rsid w:val="002443B5"/>
    <w:rsid w:val="00244453"/>
    <w:rsid w:val="00244659"/>
    <w:rsid w:val="00244C3B"/>
    <w:rsid w:val="00245566"/>
    <w:rsid w:val="002455F4"/>
    <w:rsid w:val="00246726"/>
    <w:rsid w:val="002468B1"/>
    <w:rsid w:val="00246DE4"/>
    <w:rsid w:val="00247035"/>
    <w:rsid w:val="0024744F"/>
    <w:rsid w:val="00247478"/>
    <w:rsid w:val="002475B7"/>
    <w:rsid w:val="00247ECB"/>
    <w:rsid w:val="00247ECD"/>
    <w:rsid w:val="0025024A"/>
    <w:rsid w:val="0025046C"/>
    <w:rsid w:val="0025077E"/>
    <w:rsid w:val="00251525"/>
    <w:rsid w:val="00251553"/>
    <w:rsid w:val="0025159A"/>
    <w:rsid w:val="00251934"/>
    <w:rsid w:val="00251E23"/>
    <w:rsid w:val="00252068"/>
    <w:rsid w:val="002524CD"/>
    <w:rsid w:val="002527E6"/>
    <w:rsid w:val="00252AD3"/>
    <w:rsid w:val="00253224"/>
    <w:rsid w:val="002537F3"/>
    <w:rsid w:val="0025382F"/>
    <w:rsid w:val="00254150"/>
    <w:rsid w:val="00254A1C"/>
    <w:rsid w:val="00255240"/>
    <w:rsid w:val="0025558B"/>
    <w:rsid w:val="00255E61"/>
    <w:rsid w:val="002560DB"/>
    <w:rsid w:val="00256AE8"/>
    <w:rsid w:val="00256C6D"/>
    <w:rsid w:val="00257202"/>
    <w:rsid w:val="00257220"/>
    <w:rsid w:val="0025758B"/>
    <w:rsid w:val="00260509"/>
    <w:rsid w:val="00260CEC"/>
    <w:rsid w:val="002610C2"/>
    <w:rsid w:val="0026155D"/>
    <w:rsid w:val="00261CED"/>
    <w:rsid w:val="00262353"/>
    <w:rsid w:val="00262F6C"/>
    <w:rsid w:val="002636DE"/>
    <w:rsid w:val="00263B77"/>
    <w:rsid w:val="00263BCF"/>
    <w:rsid w:val="00264E76"/>
    <w:rsid w:val="002650BE"/>
    <w:rsid w:val="0026529F"/>
    <w:rsid w:val="00265761"/>
    <w:rsid w:val="00265902"/>
    <w:rsid w:val="002659B4"/>
    <w:rsid w:val="00265D50"/>
    <w:rsid w:val="002660B0"/>
    <w:rsid w:val="002661AF"/>
    <w:rsid w:val="00267184"/>
    <w:rsid w:val="002677DD"/>
    <w:rsid w:val="00267A62"/>
    <w:rsid w:val="00270AA1"/>
    <w:rsid w:val="00270CBA"/>
    <w:rsid w:val="00271051"/>
    <w:rsid w:val="00271927"/>
    <w:rsid w:val="00271C22"/>
    <w:rsid w:val="00271C53"/>
    <w:rsid w:val="0027242A"/>
    <w:rsid w:val="00272516"/>
    <w:rsid w:val="00272A3D"/>
    <w:rsid w:val="002730D0"/>
    <w:rsid w:val="002732AC"/>
    <w:rsid w:val="00273405"/>
    <w:rsid w:val="00274377"/>
    <w:rsid w:val="0027494A"/>
    <w:rsid w:val="00274F49"/>
    <w:rsid w:val="002757F5"/>
    <w:rsid w:val="00275DA6"/>
    <w:rsid w:val="0027652A"/>
    <w:rsid w:val="00276704"/>
    <w:rsid w:val="00276829"/>
    <w:rsid w:val="00276AE6"/>
    <w:rsid w:val="00277206"/>
    <w:rsid w:val="00277469"/>
    <w:rsid w:val="00277552"/>
    <w:rsid w:val="00277A01"/>
    <w:rsid w:val="00277D1B"/>
    <w:rsid w:val="00277F6B"/>
    <w:rsid w:val="00280268"/>
    <w:rsid w:val="00280454"/>
    <w:rsid w:val="00280868"/>
    <w:rsid w:val="00280984"/>
    <w:rsid w:val="00281668"/>
    <w:rsid w:val="0028179A"/>
    <w:rsid w:val="00281A42"/>
    <w:rsid w:val="00281A94"/>
    <w:rsid w:val="00281C16"/>
    <w:rsid w:val="002821D1"/>
    <w:rsid w:val="002822DE"/>
    <w:rsid w:val="00282387"/>
    <w:rsid w:val="0028271E"/>
    <w:rsid w:val="002827BB"/>
    <w:rsid w:val="00282B89"/>
    <w:rsid w:val="00282E06"/>
    <w:rsid w:val="00282E98"/>
    <w:rsid w:val="002833CB"/>
    <w:rsid w:val="0028374C"/>
    <w:rsid w:val="0028388E"/>
    <w:rsid w:val="00283C5A"/>
    <w:rsid w:val="00283DC3"/>
    <w:rsid w:val="00283F15"/>
    <w:rsid w:val="0028489D"/>
    <w:rsid w:val="00284D86"/>
    <w:rsid w:val="00285161"/>
    <w:rsid w:val="002852AB"/>
    <w:rsid w:val="0028566B"/>
    <w:rsid w:val="002856A4"/>
    <w:rsid w:val="0028574B"/>
    <w:rsid w:val="00285F9D"/>
    <w:rsid w:val="0028606A"/>
    <w:rsid w:val="002860BB"/>
    <w:rsid w:val="00286863"/>
    <w:rsid w:val="00286880"/>
    <w:rsid w:val="00286B57"/>
    <w:rsid w:val="00286C4A"/>
    <w:rsid w:val="00286D0A"/>
    <w:rsid w:val="00286EA9"/>
    <w:rsid w:val="00287299"/>
    <w:rsid w:val="002878D5"/>
    <w:rsid w:val="00287EDA"/>
    <w:rsid w:val="002901E2"/>
    <w:rsid w:val="002907B4"/>
    <w:rsid w:val="0029094D"/>
    <w:rsid w:val="00290A11"/>
    <w:rsid w:val="002912CA"/>
    <w:rsid w:val="002913AA"/>
    <w:rsid w:val="00291B79"/>
    <w:rsid w:val="00292358"/>
    <w:rsid w:val="002928B1"/>
    <w:rsid w:val="00292911"/>
    <w:rsid w:val="0029313C"/>
    <w:rsid w:val="0029335F"/>
    <w:rsid w:val="00293F60"/>
    <w:rsid w:val="002942EC"/>
    <w:rsid w:val="002955B0"/>
    <w:rsid w:val="002956DF"/>
    <w:rsid w:val="002957AA"/>
    <w:rsid w:val="0029596E"/>
    <w:rsid w:val="00295AFC"/>
    <w:rsid w:val="00295ECB"/>
    <w:rsid w:val="002965EC"/>
    <w:rsid w:val="00296DD7"/>
    <w:rsid w:val="0029721F"/>
    <w:rsid w:val="00297368"/>
    <w:rsid w:val="00297376"/>
    <w:rsid w:val="0029739A"/>
    <w:rsid w:val="002974C2"/>
    <w:rsid w:val="002A0189"/>
    <w:rsid w:val="002A050C"/>
    <w:rsid w:val="002A0558"/>
    <w:rsid w:val="002A0ABF"/>
    <w:rsid w:val="002A0B24"/>
    <w:rsid w:val="002A0C33"/>
    <w:rsid w:val="002A1114"/>
    <w:rsid w:val="002A12CE"/>
    <w:rsid w:val="002A1B3E"/>
    <w:rsid w:val="002A2440"/>
    <w:rsid w:val="002A245F"/>
    <w:rsid w:val="002A2D74"/>
    <w:rsid w:val="002A2EA6"/>
    <w:rsid w:val="002A354B"/>
    <w:rsid w:val="002A395E"/>
    <w:rsid w:val="002A3979"/>
    <w:rsid w:val="002A4565"/>
    <w:rsid w:val="002A45C2"/>
    <w:rsid w:val="002A4638"/>
    <w:rsid w:val="002A5005"/>
    <w:rsid w:val="002A51CA"/>
    <w:rsid w:val="002A51D1"/>
    <w:rsid w:val="002A5304"/>
    <w:rsid w:val="002A5979"/>
    <w:rsid w:val="002A5981"/>
    <w:rsid w:val="002A59A0"/>
    <w:rsid w:val="002A5C43"/>
    <w:rsid w:val="002A5E07"/>
    <w:rsid w:val="002A638B"/>
    <w:rsid w:val="002A6C50"/>
    <w:rsid w:val="002A70DF"/>
    <w:rsid w:val="002A73CF"/>
    <w:rsid w:val="002B066C"/>
    <w:rsid w:val="002B0B6A"/>
    <w:rsid w:val="002B0BE5"/>
    <w:rsid w:val="002B11F0"/>
    <w:rsid w:val="002B1678"/>
    <w:rsid w:val="002B16EC"/>
    <w:rsid w:val="002B177E"/>
    <w:rsid w:val="002B1856"/>
    <w:rsid w:val="002B1BFE"/>
    <w:rsid w:val="002B229C"/>
    <w:rsid w:val="002B2553"/>
    <w:rsid w:val="002B2E23"/>
    <w:rsid w:val="002B2E9C"/>
    <w:rsid w:val="002B315F"/>
    <w:rsid w:val="002B3296"/>
    <w:rsid w:val="002B3505"/>
    <w:rsid w:val="002B35BD"/>
    <w:rsid w:val="002B39D8"/>
    <w:rsid w:val="002B4275"/>
    <w:rsid w:val="002B4647"/>
    <w:rsid w:val="002B4A71"/>
    <w:rsid w:val="002B4C6D"/>
    <w:rsid w:val="002B4ED9"/>
    <w:rsid w:val="002B500A"/>
    <w:rsid w:val="002B5514"/>
    <w:rsid w:val="002B5A96"/>
    <w:rsid w:val="002B5C01"/>
    <w:rsid w:val="002B5D66"/>
    <w:rsid w:val="002B6059"/>
    <w:rsid w:val="002B68D7"/>
    <w:rsid w:val="002B6CEF"/>
    <w:rsid w:val="002B6D7E"/>
    <w:rsid w:val="002B7458"/>
    <w:rsid w:val="002B7D84"/>
    <w:rsid w:val="002B7F38"/>
    <w:rsid w:val="002C0377"/>
    <w:rsid w:val="002C05AE"/>
    <w:rsid w:val="002C068E"/>
    <w:rsid w:val="002C081F"/>
    <w:rsid w:val="002C0C20"/>
    <w:rsid w:val="002C1F3B"/>
    <w:rsid w:val="002C2375"/>
    <w:rsid w:val="002C23AE"/>
    <w:rsid w:val="002C2823"/>
    <w:rsid w:val="002C286E"/>
    <w:rsid w:val="002C2A86"/>
    <w:rsid w:val="002C2B9A"/>
    <w:rsid w:val="002C2FB3"/>
    <w:rsid w:val="002C3149"/>
    <w:rsid w:val="002C466F"/>
    <w:rsid w:val="002C4A14"/>
    <w:rsid w:val="002C4B3F"/>
    <w:rsid w:val="002C5002"/>
    <w:rsid w:val="002C5310"/>
    <w:rsid w:val="002C5601"/>
    <w:rsid w:val="002C5927"/>
    <w:rsid w:val="002C5CF1"/>
    <w:rsid w:val="002C5EF6"/>
    <w:rsid w:val="002C6332"/>
    <w:rsid w:val="002C636F"/>
    <w:rsid w:val="002C6425"/>
    <w:rsid w:val="002C6B53"/>
    <w:rsid w:val="002C721A"/>
    <w:rsid w:val="002C7ECE"/>
    <w:rsid w:val="002D04BE"/>
    <w:rsid w:val="002D08CE"/>
    <w:rsid w:val="002D0C09"/>
    <w:rsid w:val="002D10B0"/>
    <w:rsid w:val="002D2367"/>
    <w:rsid w:val="002D250D"/>
    <w:rsid w:val="002D29D2"/>
    <w:rsid w:val="002D3149"/>
    <w:rsid w:val="002D347E"/>
    <w:rsid w:val="002D371C"/>
    <w:rsid w:val="002D3ECD"/>
    <w:rsid w:val="002D4CD7"/>
    <w:rsid w:val="002D5291"/>
    <w:rsid w:val="002D5ADA"/>
    <w:rsid w:val="002D5CDF"/>
    <w:rsid w:val="002D5DB8"/>
    <w:rsid w:val="002D5E52"/>
    <w:rsid w:val="002D5E7A"/>
    <w:rsid w:val="002D5ED4"/>
    <w:rsid w:val="002D5F12"/>
    <w:rsid w:val="002D6C4C"/>
    <w:rsid w:val="002D71FA"/>
    <w:rsid w:val="002D753F"/>
    <w:rsid w:val="002D78B2"/>
    <w:rsid w:val="002D7C3D"/>
    <w:rsid w:val="002D7D0F"/>
    <w:rsid w:val="002E063C"/>
    <w:rsid w:val="002E16FE"/>
    <w:rsid w:val="002E171A"/>
    <w:rsid w:val="002E18AA"/>
    <w:rsid w:val="002E214B"/>
    <w:rsid w:val="002E21B5"/>
    <w:rsid w:val="002E27B2"/>
    <w:rsid w:val="002E3866"/>
    <w:rsid w:val="002E3BFD"/>
    <w:rsid w:val="002E40EB"/>
    <w:rsid w:val="002E41FD"/>
    <w:rsid w:val="002E4234"/>
    <w:rsid w:val="002E4C0D"/>
    <w:rsid w:val="002E5391"/>
    <w:rsid w:val="002E5830"/>
    <w:rsid w:val="002E5EC5"/>
    <w:rsid w:val="002E60EF"/>
    <w:rsid w:val="002E6621"/>
    <w:rsid w:val="002E70A8"/>
    <w:rsid w:val="002E731D"/>
    <w:rsid w:val="002E7361"/>
    <w:rsid w:val="002E76D1"/>
    <w:rsid w:val="002E776D"/>
    <w:rsid w:val="002F00E9"/>
    <w:rsid w:val="002F0E6E"/>
    <w:rsid w:val="002F1781"/>
    <w:rsid w:val="002F181E"/>
    <w:rsid w:val="002F1A4F"/>
    <w:rsid w:val="002F1B02"/>
    <w:rsid w:val="002F21E1"/>
    <w:rsid w:val="002F230B"/>
    <w:rsid w:val="002F25D0"/>
    <w:rsid w:val="002F2AC6"/>
    <w:rsid w:val="002F2FFE"/>
    <w:rsid w:val="002F302B"/>
    <w:rsid w:val="002F3133"/>
    <w:rsid w:val="002F31D5"/>
    <w:rsid w:val="002F36EE"/>
    <w:rsid w:val="002F3785"/>
    <w:rsid w:val="002F3AE5"/>
    <w:rsid w:val="002F4203"/>
    <w:rsid w:val="002F46DE"/>
    <w:rsid w:val="002F4831"/>
    <w:rsid w:val="002F4A73"/>
    <w:rsid w:val="002F594E"/>
    <w:rsid w:val="002F5AC3"/>
    <w:rsid w:val="002F6C87"/>
    <w:rsid w:val="002F6E73"/>
    <w:rsid w:val="002F721A"/>
    <w:rsid w:val="002F74AC"/>
    <w:rsid w:val="002F786F"/>
    <w:rsid w:val="00300187"/>
    <w:rsid w:val="00300569"/>
    <w:rsid w:val="003005DA"/>
    <w:rsid w:val="003006B8"/>
    <w:rsid w:val="0030125E"/>
    <w:rsid w:val="003013C4"/>
    <w:rsid w:val="003018BE"/>
    <w:rsid w:val="00301C72"/>
    <w:rsid w:val="00302040"/>
    <w:rsid w:val="003020CE"/>
    <w:rsid w:val="003023C7"/>
    <w:rsid w:val="0030241D"/>
    <w:rsid w:val="003024F7"/>
    <w:rsid w:val="00302B46"/>
    <w:rsid w:val="00302F72"/>
    <w:rsid w:val="003032FF"/>
    <w:rsid w:val="00303935"/>
    <w:rsid w:val="00303BDC"/>
    <w:rsid w:val="00304169"/>
    <w:rsid w:val="00304224"/>
    <w:rsid w:val="003043F2"/>
    <w:rsid w:val="003048B4"/>
    <w:rsid w:val="00304928"/>
    <w:rsid w:val="00304D3B"/>
    <w:rsid w:val="00305A3D"/>
    <w:rsid w:val="00306587"/>
    <w:rsid w:val="00306649"/>
    <w:rsid w:val="00306B23"/>
    <w:rsid w:val="00306CFE"/>
    <w:rsid w:val="00306F49"/>
    <w:rsid w:val="003078FF"/>
    <w:rsid w:val="00307906"/>
    <w:rsid w:val="0030799D"/>
    <w:rsid w:val="00307EB0"/>
    <w:rsid w:val="00307F5F"/>
    <w:rsid w:val="00310055"/>
    <w:rsid w:val="00310138"/>
    <w:rsid w:val="0031018C"/>
    <w:rsid w:val="003107B1"/>
    <w:rsid w:val="00310C9B"/>
    <w:rsid w:val="003111DE"/>
    <w:rsid w:val="00311252"/>
    <w:rsid w:val="00311577"/>
    <w:rsid w:val="00311BD7"/>
    <w:rsid w:val="00312A06"/>
    <w:rsid w:val="003133B5"/>
    <w:rsid w:val="003134FA"/>
    <w:rsid w:val="00313D6A"/>
    <w:rsid w:val="00313E2B"/>
    <w:rsid w:val="00314F93"/>
    <w:rsid w:val="0031548C"/>
    <w:rsid w:val="00315711"/>
    <w:rsid w:val="003160F8"/>
    <w:rsid w:val="003163D0"/>
    <w:rsid w:val="00316B83"/>
    <w:rsid w:val="00317A7B"/>
    <w:rsid w:val="00317AC7"/>
    <w:rsid w:val="00320286"/>
    <w:rsid w:val="003203E8"/>
    <w:rsid w:val="00320FB6"/>
    <w:rsid w:val="00321163"/>
    <w:rsid w:val="00321277"/>
    <w:rsid w:val="003216E6"/>
    <w:rsid w:val="003221F4"/>
    <w:rsid w:val="003222F3"/>
    <w:rsid w:val="003223FF"/>
    <w:rsid w:val="0032280B"/>
    <w:rsid w:val="00322C8F"/>
    <w:rsid w:val="003234BC"/>
    <w:rsid w:val="0032355E"/>
    <w:rsid w:val="003236A0"/>
    <w:rsid w:val="003239D1"/>
    <w:rsid w:val="00323B24"/>
    <w:rsid w:val="00323BE0"/>
    <w:rsid w:val="00324172"/>
    <w:rsid w:val="003242E2"/>
    <w:rsid w:val="00324918"/>
    <w:rsid w:val="00324929"/>
    <w:rsid w:val="00324DA3"/>
    <w:rsid w:val="00324E3D"/>
    <w:rsid w:val="003251D7"/>
    <w:rsid w:val="00325CD2"/>
    <w:rsid w:val="003261FA"/>
    <w:rsid w:val="0032675B"/>
    <w:rsid w:val="00326857"/>
    <w:rsid w:val="00326950"/>
    <w:rsid w:val="00326FE1"/>
    <w:rsid w:val="003270D4"/>
    <w:rsid w:val="00327632"/>
    <w:rsid w:val="003279A0"/>
    <w:rsid w:val="00327A31"/>
    <w:rsid w:val="00330102"/>
    <w:rsid w:val="003301B0"/>
    <w:rsid w:val="00330B3B"/>
    <w:rsid w:val="00330D5B"/>
    <w:rsid w:val="00330EE9"/>
    <w:rsid w:val="003313C3"/>
    <w:rsid w:val="003313CE"/>
    <w:rsid w:val="00331695"/>
    <w:rsid w:val="003318EA"/>
    <w:rsid w:val="003319ED"/>
    <w:rsid w:val="0033303F"/>
    <w:rsid w:val="003330FB"/>
    <w:rsid w:val="0033347B"/>
    <w:rsid w:val="00333825"/>
    <w:rsid w:val="0033490C"/>
    <w:rsid w:val="00334E5F"/>
    <w:rsid w:val="00334EAD"/>
    <w:rsid w:val="00334F00"/>
    <w:rsid w:val="00334F25"/>
    <w:rsid w:val="00335143"/>
    <w:rsid w:val="00335146"/>
    <w:rsid w:val="003351D2"/>
    <w:rsid w:val="00335209"/>
    <w:rsid w:val="00335709"/>
    <w:rsid w:val="00335984"/>
    <w:rsid w:val="00335E75"/>
    <w:rsid w:val="0033698B"/>
    <w:rsid w:val="00336A21"/>
    <w:rsid w:val="00336D5B"/>
    <w:rsid w:val="00337903"/>
    <w:rsid w:val="00337D60"/>
    <w:rsid w:val="00337F14"/>
    <w:rsid w:val="0034000D"/>
    <w:rsid w:val="003402B4"/>
    <w:rsid w:val="00340F5B"/>
    <w:rsid w:val="00341012"/>
    <w:rsid w:val="003416F4"/>
    <w:rsid w:val="00341767"/>
    <w:rsid w:val="0034179C"/>
    <w:rsid w:val="00341A8A"/>
    <w:rsid w:val="00341B95"/>
    <w:rsid w:val="00341BC1"/>
    <w:rsid w:val="00341C8A"/>
    <w:rsid w:val="00341EF5"/>
    <w:rsid w:val="003421C0"/>
    <w:rsid w:val="00342799"/>
    <w:rsid w:val="003427B7"/>
    <w:rsid w:val="00342973"/>
    <w:rsid w:val="00343671"/>
    <w:rsid w:val="00344512"/>
    <w:rsid w:val="00344638"/>
    <w:rsid w:val="003446C7"/>
    <w:rsid w:val="00344A07"/>
    <w:rsid w:val="00344A89"/>
    <w:rsid w:val="00344B6E"/>
    <w:rsid w:val="00344D25"/>
    <w:rsid w:val="00344F98"/>
    <w:rsid w:val="003454FE"/>
    <w:rsid w:val="00345E97"/>
    <w:rsid w:val="00346172"/>
    <w:rsid w:val="003462F0"/>
    <w:rsid w:val="0034640A"/>
    <w:rsid w:val="00346611"/>
    <w:rsid w:val="00346B4C"/>
    <w:rsid w:val="00347160"/>
    <w:rsid w:val="00347A50"/>
    <w:rsid w:val="00347D9B"/>
    <w:rsid w:val="003503AE"/>
    <w:rsid w:val="00350A50"/>
    <w:rsid w:val="00351326"/>
    <w:rsid w:val="003514F2"/>
    <w:rsid w:val="003516D3"/>
    <w:rsid w:val="003518A6"/>
    <w:rsid w:val="00351CB5"/>
    <w:rsid w:val="00352180"/>
    <w:rsid w:val="0035267A"/>
    <w:rsid w:val="00353283"/>
    <w:rsid w:val="003534C9"/>
    <w:rsid w:val="00353574"/>
    <w:rsid w:val="003535AA"/>
    <w:rsid w:val="00353901"/>
    <w:rsid w:val="00353CA3"/>
    <w:rsid w:val="0035407F"/>
    <w:rsid w:val="003541BD"/>
    <w:rsid w:val="0035427B"/>
    <w:rsid w:val="003543C9"/>
    <w:rsid w:val="00354509"/>
    <w:rsid w:val="00354C17"/>
    <w:rsid w:val="00354CE1"/>
    <w:rsid w:val="00354EFD"/>
    <w:rsid w:val="00355347"/>
    <w:rsid w:val="00355489"/>
    <w:rsid w:val="00355E72"/>
    <w:rsid w:val="00355FE3"/>
    <w:rsid w:val="00356B05"/>
    <w:rsid w:val="00356E05"/>
    <w:rsid w:val="00356EAD"/>
    <w:rsid w:val="00356F43"/>
    <w:rsid w:val="003576E7"/>
    <w:rsid w:val="00357C4D"/>
    <w:rsid w:val="0036061C"/>
    <w:rsid w:val="00360BA6"/>
    <w:rsid w:val="0036105F"/>
    <w:rsid w:val="00361211"/>
    <w:rsid w:val="0036122D"/>
    <w:rsid w:val="003612FA"/>
    <w:rsid w:val="003618A0"/>
    <w:rsid w:val="00361BB4"/>
    <w:rsid w:val="00361C61"/>
    <w:rsid w:val="00361EF8"/>
    <w:rsid w:val="0036220C"/>
    <w:rsid w:val="00362275"/>
    <w:rsid w:val="00362346"/>
    <w:rsid w:val="0036242E"/>
    <w:rsid w:val="00362932"/>
    <w:rsid w:val="00362EC0"/>
    <w:rsid w:val="00362FA1"/>
    <w:rsid w:val="00363141"/>
    <w:rsid w:val="003632E1"/>
    <w:rsid w:val="00363B60"/>
    <w:rsid w:val="00363F7F"/>
    <w:rsid w:val="0036469C"/>
    <w:rsid w:val="00364C58"/>
    <w:rsid w:val="00365587"/>
    <w:rsid w:val="003657A4"/>
    <w:rsid w:val="003658F5"/>
    <w:rsid w:val="0036697B"/>
    <w:rsid w:val="00366D17"/>
    <w:rsid w:val="003678BE"/>
    <w:rsid w:val="0036795E"/>
    <w:rsid w:val="0037017A"/>
    <w:rsid w:val="00371026"/>
    <w:rsid w:val="003711A4"/>
    <w:rsid w:val="00371204"/>
    <w:rsid w:val="00371324"/>
    <w:rsid w:val="00371767"/>
    <w:rsid w:val="003719CC"/>
    <w:rsid w:val="00371D41"/>
    <w:rsid w:val="00371EB1"/>
    <w:rsid w:val="00372947"/>
    <w:rsid w:val="003729F5"/>
    <w:rsid w:val="00372D4B"/>
    <w:rsid w:val="00372E23"/>
    <w:rsid w:val="003736BC"/>
    <w:rsid w:val="00373B22"/>
    <w:rsid w:val="00373BBD"/>
    <w:rsid w:val="00373C0B"/>
    <w:rsid w:val="00373C65"/>
    <w:rsid w:val="003740A1"/>
    <w:rsid w:val="003743BF"/>
    <w:rsid w:val="00374609"/>
    <w:rsid w:val="0037494E"/>
    <w:rsid w:val="00375D9F"/>
    <w:rsid w:val="003760C8"/>
    <w:rsid w:val="00376C50"/>
    <w:rsid w:val="00376EFE"/>
    <w:rsid w:val="00377130"/>
    <w:rsid w:val="003772CD"/>
    <w:rsid w:val="003779C7"/>
    <w:rsid w:val="0038057A"/>
    <w:rsid w:val="00380639"/>
    <w:rsid w:val="0038088F"/>
    <w:rsid w:val="00380FFE"/>
    <w:rsid w:val="00381AEE"/>
    <w:rsid w:val="00381B70"/>
    <w:rsid w:val="00381CD4"/>
    <w:rsid w:val="00383529"/>
    <w:rsid w:val="00383728"/>
    <w:rsid w:val="00383FD8"/>
    <w:rsid w:val="003842AF"/>
    <w:rsid w:val="00384669"/>
    <w:rsid w:val="00384B5D"/>
    <w:rsid w:val="00384D83"/>
    <w:rsid w:val="00384E26"/>
    <w:rsid w:val="0038517F"/>
    <w:rsid w:val="00385395"/>
    <w:rsid w:val="003855AE"/>
    <w:rsid w:val="00385C49"/>
    <w:rsid w:val="00385FDF"/>
    <w:rsid w:val="0038682D"/>
    <w:rsid w:val="00386BD3"/>
    <w:rsid w:val="003873BC"/>
    <w:rsid w:val="0038741E"/>
    <w:rsid w:val="00387949"/>
    <w:rsid w:val="00387D36"/>
    <w:rsid w:val="003904DD"/>
    <w:rsid w:val="0039114C"/>
    <w:rsid w:val="003923CA"/>
    <w:rsid w:val="0039262D"/>
    <w:rsid w:val="00392B25"/>
    <w:rsid w:val="0039348B"/>
    <w:rsid w:val="0039361D"/>
    <w:rsid w:val="003937B3"/>
    <w:rsid w:val="00393850"/>
    <w:rsid w:val="00394C12"/>
    <w:rsid w:val="00395043"/>
    <w:rsid w:val="00395303"/>
    <w:rsid w:val="00395596"/>
    <w:rsid w:val="0039567D"/>
    <w:rsid w:val="00395757"/>
    <w:rsid w:val="003966C7"/>
    <w:rsid w:val="00396B63"/>
    <w:rsid w:val="00397369"/>
    <w:rsid w:val="00397794"/>
    <w:rsid w:val="00397997"/>
    <w:rsid w:val="00397ABD"/>
    <w:rsid w:val="00397AE0"/>
    <w:rsid w:val="003A05A0"/>
    <w:rsid w:val="003A0F13"/>
    <w:rsid w:val="003A0F7A"/>
    <w:rsid w:val="003A1672"/>
    <w:rsid w:val="003A1714"/>
    <w:rsid w:val="003A1AA5"/>
    <w:rsid w:val="003A22AF"/>
    <w:rsid w:val="003A23ED"/>
    <w:rsid w:val="003A2658"/>
    <w:rsid w:val="003A26CD"/>
    <w:rsid w:val="003A2BD6"/>
    <w:rsid w:val="003A2C08"/>
    <w:rsid w:val="003A2CB2"/>
    <w:rsid w:val="003A2D77"/>
    <w:rsid w:val="003A30F6"/>
    <w:rsid w:val="003A3C7C"/>
    <w:rsid w:val="003A3EB8"/>
    <w:rsid w:val="003A4221"/>
    <w:rsid w:val="003A45BF"/>
    <w:rsid w:val="003A49F0"/>
    <w:rsid w:val="003A4B5E"/>
    <w:rsid w:val="003A4CAE"/>
    <w:rsid w:val="003A5086"/>
    <w:rsid w:val="003A55B6"/>
    <w:rsid w:val="003A5993"/>
    <w:rsid w:val="003A5D39"/>
    <w:rsid w:val="003A5E5B"/>
    <w:rsid w:val="003A66CF"/>
    <w:rsid w:val="003A718F"/>
    <w:rsid w:val="003A77CA"/>
    <w:rsid w:val="003A7CF0"/>
    <w:rsid w:val="003B01D3"/>
    <w:rsid w:val="003B02BA"/>
    <w:rsid w:val="003B0A28"/>
    <w:rsid w:val="003B0F2E"/>
    <w:rsid w:val="003B1678"/>
    <w:rsid w:val="003B1842"/>
    <w:rsid w:val="003B1BE9"/>
    <w:rsid w:val="003B1F5E"/>
    <w:rsid w:val="003B24CE"/>
    <w:rsid w:val="003B255F"/>
    <w:rsid w:val="003B29BA"/>
    <w:rsid w:val="003B2A1E"/>
    <w:rsid w:val="003B2D43"/>
    <w:rsid w:val="003B2F5A"/>
    <w:rsid w:val="003B2FE0"/>
    <w:rsid w:val="003B32E4"/>
    <w:rsid w:val="003B32EC"/>
    <w:rsid w:val="003B3745"/>
    <w:rsid w:val="003B3A4B"/>
    <w:rsid w:val="003B3F9A"/>
    <w:rsid w:val="003B4111"/>
    <w:rsid w:val="003B41F3"/>
    <w:rsid w:val="003B439D"/>
    <w:rsid w:val="003B4846"/>
    <w:rsid w:val="003B4965"/>
    <w:rsid w:val="003B50E8"/>
    <w:rsid w:val="003B53CF"/>
    <w:rsid w:val="003B585E"/>
    <w:rsid w:val="003B60DF"/>
    <w:rsid w:val="003B689D"/>
    <w:rsid w:val="003B7D28"/>
    <w:rsid w:val="003C00C7"/>
    <w:rsid w:val="003C0AA1"/>
    <w:rsid w:val="003C1319"/>
    <w:rsid w:val="003C176E"/>
    <w:rsid w:val="003C1F01"/>
    <w:rsid w:val="003C1F5B"/>
    <w:rsid w:val="003C1FF4"/>
    <w:rsid w:val="003C2009"/>
    <w:rsid w:val="003C222D"/>
    <w:rsid w:val="003C2720"/>
    <w:rsid w:val="003C2C78"/>
    <w:rsid w:val="003C323F"/>
    <w:rsid w:val="003C3A9E"/>
    <w:rsid w:val="003C4538"/>
    <w:rsid w:val="003C4CDC"/>
    <w:rsid w:val="003C512A"/>
    <w:rsid w:val="003C5158"/>
    <w:rsid w:val="003C539B"/>
    <w:rsid w:val="003C5485"/>
    <w:rsid w:val="003C6367"/>
    <w:rsid w:val="003C640E"/>
    <w:rsid w:val="003C6622"/>
    <w:rsid w:val="003C69C7"/>
    <w:rsid w:val="003C7262"/>
    <w:rsid w:val="003C7581"/>
    <w:rsid w:val="003D08B0"/>
    <w:rsid w:val="003D0971"/>
    <w:rsid w:val="003D0986"/>
    <w:rsid w:val="003D2E96"/>
    <w:rsid w:val="003D2F6A"/>
    <w:rsid w:val="003D3279"/>
    <w:rsid w:val="003D357F"/>
    <w:rsid w:val="003D3DC6"/>
    <w:rsid w:val="003D3F3C"/>
    <w:rsid w:val="003D444F"/>
    <w:rsid w:val="003D4A12"/>
    <w:rsid w:val="003D4D25"/>
    <w:rsid w:val="003D55A4"/>
    <w:rsid w:val="003D5813"/>
    <w:rsid w:val="003D5953"/>
    <w:rsid w:val="003D5B66"/>
    <w:rsid w:val="003D5DF3"/>
    <w:rsid w:val="003D6408"/>
    <w:rsid w:val="003D66C0"/>
    <w:rsid w:val="003D675F"/>
    <w:rsid w:val="003D6E30"/>
    <w:rsid w:val="003D797C"/>
    <w:rsid w:val="003D7FCE"/>
    <w:rsid w:val="003E0122"/>
    <w:rsid w:val="003E071E"/>
    <w:rsid w:val="003E14CD"/>
    <w:rsid w:val="003E15AF"/>
    <w:rsid w:val="003E2B63"/>
    <w:rsid w:val="003E2B7F"/>
    <w:rsid w:val="003E30AE"/>
    <w:rsid w:val="003E3296"/>
    <w:rsid w:val="003E349B"/>
    <w:rsid w:val="003E34D4"/>
    <w:rsid w:val="003E34F3"/>
    <w:rsid w:val="003E35D0"/>
    <w:rsid w:val="003E3744"/>
    <w:rsid w:val="003E390A"/>
    <w:rsid w:val="003E3CAC"/>
    <w:rsid w:val="003E410B"/>
    <w:rsid w:val="003E435A"/>
    <w:rsid w:val="003E4514"/>
    <w:rsid w:val="003E4B80"/>
    <w:rsid w:val="003E4D51"/>
    <w:rsid w:val="003E4DEF"/>
    <w:rsid w:val="003E4FCF"/>
    <w:rsid w:val="003E50EB"/>
    <w:rsid w:val="003E57F5"/>
    <w:rsid w:val="003E5CFC"/>
    <w:rsid w:val="003E6109"/>
    <w:rsid w:val="003E6155"/>
    <w:rsid w:val="003E6857"/>
    <w:rsid w:val="003E6877"/>
    <w:rsid w:val="003E694A"/>
    <w:rsid w:val="003E706F"/>
    <w:rsid w:val="003E7252"/>
    <w:rsid w:val="003E779A"/>
    <w:rsid w:val="003E78DA"/>
    <w:rsid w:val="003E7B3C"/>
    <w:rsid w:val="003F0472"/>
    <w:rsid w:val="003F04D4"/>
    <w:rsid w:val="003F0840"/>
    <w:rsid w:val="003F0A61"/>
    <w:rsid w:val="003F0F8E"/>
    <w:rsid w:val="003F1233"/>
    <w:rsid w:val="003F12E1"/>
    <w:rsid w:val="003F1693"/>
    <w:rsid w:val="003F18D1"/>
    <w:rsid w:val="003F1A9F"/>
    <w:rsid w:val="003F1CA5"/>
    <w:rsid w:val="003F26A9"/>
    <w:rsid w:val="003F2B2A"/>
    <w:rsid w:val="003F2D6E"/>
    <w:rsid w:val="003F38A9"/>
    <w:rsid w:val="003F3A5F"/>
    <w:rsid w:val="003F3C69"/>
    <w:rsid w:val="003F4A65"/>
    <w:rsid w:val="003F55EC"/>
    <w:rsid w:val="003F58A8"/>
    <w:rsid w:val="003F60ED"/>
    <w:rsid w:val="003F61BC"/>
    <w:rsid w:val="003F61F7"/>
    <w:rsid w:val="003F67EC"/>
    <w:rsid w:val="003F6C27"/>
    <w:rsid w:val="003F6CAE"/>
    <w:rsid w:val="003F6FB0"/>
    <w:rsid w:val="003F73DD"/>
    <w:rsid w:val="003F753D"/>
    <w:rsid w:val="003F7A3D"/>
    <w:rsid w:val="00400000"/>
    <w:rsid w:val="004001EC"/>
    <w:rsid w:val="0040045A"/>
    <w:rsid w:val="00402237"/>
    <w:rsid w:val="0040242A"/>
    <w:rsid w:val="00402833"/>
    <w:rsid w:val="0040320E"/>
    <w:rsid w:val="004032EF"/>
    <w:rsid w:val="00403A29"/>
    <w:rsid w:val="00403D4B"/>
    <w:rsid w:val="00404340"/>
    <w:rsid w:val="00404345"/>
    <w:rsid w:val="00404642"/>
    <w:rsid w:val="004050BA"/>
    <w:rsid w:val="004053EF"/>
    <w:rsid w:val="0040584F"/>
    <w:rsid w:val="00405C53"/>
    <w:rsid w:val="0040645C"/>
    <w:rsid w:val="00406567"/>
    <w:rsid w:val="004067DA"/>
    <w:rsid w:val="0040712C"/>
    <w:rsid w:val="0040750B"/>
    <w:rsid w:val="0040792F"/>
    <w:rsid w:val="00407F66"/>
    <w:rsid w:val="00410926"/>
    <w:rsid w:val="00410EC4"/>
    <w:rsid w:val="004117C5"/>
    <w:rsid w:val="00411B38"/>
    <w:rsid w:val="00411CFD"/>
    <w:rsid w:val="004122BC"/>
    <w:rsid w:val="00412506"/>
    <w:rsid w:val="00413354"/>
    <w:rsid w:val="0041369F"/>
    <w:rsid w:val="00413801"/>
    <w:rsid w:val="0041391F"/>
    <w:rsid w:val="004144EB"/>
    <w:rsid w:val="00414890"/>
    <w:rsid w:val="00414A7C"/>
    <w:rsid w:val="004150FB"/>
    <w:rsid w:val="004152F4"/>
    <w:rsid w:val="004153D2"/>
    <w:rsid w:val="0041547B"/>
    <w:rsid w:val="004156CB"/>
    <w:rsid w:val="004158C6"/>
    <w:rsid w:val="004159ED"/>
    <w:rsid w:val="00415A3D"/>
    <w:rsid w:val="0041652E"/>
    <w:rsid w:val="004166B8"/>
    <w:rsid w:val="00416B9D"/>
    <w:rsid w:val="004172CC"/>
    <w:rsid w:val="0041744C"/>
    <w:rsid w:val="00417E16"/>
    <w:rsid w:val="00420143"/>
    <w:rsid w:val="0042063D"/>
    <w:rsid w:val="00420717"/>
    <w:rsid w:val="00420C6F"/>
    <w:rsid w:val="00420D7D"/>
    <w:rsid w:val="004210C1"/>
    <w:rsid w:val="00421F6A"/>
    <w:rsid w:val="00422431"/>
    <w:rsid w:val="0042243D"/>
    <w:rsid w:val="00422635"/>
    <w:rsid w:val="0042264E"/>
    <w:rsid w:val="00422742"/>
    <w:rsid w:val="00422D4A"/>
    <w:rsid w:val="00422D6C"/>
    <w:rsid w:val="00423240"/>
    <w:rsid w:val="004236BA"/>
    <w:rsid w:val="0042394E"/>
    <w:rsid w:val="00423C19"/>
    <w:rsid w:val="00423E72"/>
    <w:rsid w:val="0042489A"/>
    <w:rsid w:val="0042620E"/>
    <w:rsid w:val="004264C1"/>
    <w:rsid w:val="00426BA5"/>
    <w:rsid w:val="004276F5"/>
    <w:rsid w:val="00427703"/>
    <w:rsid w:val="004279C5"/>
    <w:rsid w:val="00427E4C"/>
    <w:rsid w:val="00427F9E"/>
    <w:rsid w:val="004305AB"/>
    <w:rsid w:val="004307C4"/>
    <w:rsid w:val="004308F5"/>
    <w:rsid w:val="00430F7A"/>
    <w:rsid w:val="00431057"/>
    <w:rsid w:val="00431178"/>
    <w:rsid w:val="00431422"/>
    <w:rsid w:val="00431645"/>
    <w:rsid w:val="00431C2A"/>
    <w:rsid w:val="00431C73"/>
    <w:rsid w:val="0043251E"/>
    <w:rsid w:val="00432D21"/>
    <w:rsid w:val="0043362C"/>
    <w:rsid w:val="00433C1D"/>
    <w:rsid w:val="004344DC"/>
    <w:rsid w:val="0043451F"/>
    <w:rsid w:val="0043529E"/>
    <w:rsid w:val="004352BF"/>
    <w:rsid w:val="0043581F"/>
    <w:rsid w:val="00435A4D"/>
    <w:rsid w:val="00435B1B"/>
    <w:rsid w:val="00435D73"/>
    <w:rsid w:val="004360E0"/>
    <w:rsid w:val="00436340"/>
    <w:rsid w:val="00436DCA"/>
    <w:rsid w:val="00437184"/>
    <w:rsid w:val="00437224"/>
    <w:rsid w:val="00437308"/>
    <w:rsid w:val="00437319"/>
    <w:rsid w:val="00437EE0"/>
    <w:rsid w:val="004401E5"/>
    <w:rsid w:val="00440262"/>
    <w:rsid w:val="004402A3"/>
    <w:rsid w:val="004403B2"/>
    <w:rsid w:val="00440781"/>
    <w:rsid w:val="00440A32"/>
    <w:rsid w:val="00440F05"/>
    <w:rsid w:val="00440F3E"/>
    <w:rsid w:val="00441507"/>
    <w:rsid w:val="00441BE1"/>
    <w:rsid w:val="00441F61"/>
    <w:rsid w:val="00442045"/>
    <w:rsid w:val="00442178"/>
    <w:rsid w:val="00442C55"/>
    <w:rsid w:val="00442E27"/>
    <w:rsid w:val="00442E99"/>
    <w:rsid w:val="00443573"/>
    <w:rsid w:val="00443932"/>
    <w:rsid w:val="00443A8E"/>
    <w:rsid w:val="00443C21"/>
    <w:rsid w:val="004441DE"/>
    <w:rsid w:val="00444A6F"/>
    <w:rsid w:val="00444D73"/>
    <w:rsid w:val="004453E7"/>
    <w:rsid w:val="004458ED"/>
    <w:rsid w:val="00445992"/>
    <w:rsid w:val="00445DA4"/>
    <w:rsid w:val="00445DFB"/>
    <w:rsid w:val="00445ED7"/>
    <w:rsid w:val="0044689C"/>
    <w:rsid w:val="004469BE"/>
    <w:rsid w:val="00446CB3"/>
    <w:rsid w:val="004471CE"/>
    <w:rsid w:val="0044765D"/>
    <w:rsid w:val="00447CC8"/>
    <w:rsid w:val="0045012D"/>
    <w:rsid w:val="004502E2"/>
    <w:rsid w:val="004504B1"/>
    <w:rsid w:val="0045081F"/>
    <w:rsid w:val="00451163"/>
    <w:rsid w:val="004511E8"/>
    <w:rsid w:val="00451D8F"/>
    <w:rsid w:val="0045212F"/>
    <w:rsid w:val="00452531"/>
    <w:rsid w:val="004525FE"/>
    <w:rsid w:val="004529A5"/>
    <w:rsid w:val="004529DE"/>
    <w:rsid w:val="00452B5C"/>
    <w:rsid w:val="00452CEC"/>
    <w:rsid w:val="00453AF0"/>
    <w:rsid w:val="00453D69"/>
    <w:rsid w:val="00453FA1"/>
    <w:rsid w:val="0045496B"/>
    <w:rsid w:val="00454AF1"/>
    <w:rsid w:val="00455288"/>
    <w:rsid w:val="00455314"/>
    <w:rsid w:val="00455F9C"/>
    <w:rsid w:val="0045659C"/>
    <w:rsid w:val="00456732"/>
    <w:rsid w:val="00456958"/>
    <w:rsid w:val="00456B69"/>
    <w:rsid w:val="00456C38"/>
    <w:rsid w:val="00456F59"/>
    <w:rsid w:val="00457068"/>
    <w:rsid w:val="0045714A"/>
    <w:rsid w:val="0045735F"/>
    <w:rsid w:val="004573BF"/>
    <w:rsid w:val="00457620"/>
    <w:rsid w:val="00457CFC"/>
    <w:rsid w:val="004601DF"/>
    <w:rsid w:val="0046032E"/>
    <w:rsid w:val="004604A6"/>
    <w:rsid w:val="004605EA"/>
    <w:rsid w:val="00460838"/>
    <w:rsid w:val="00460E4F"/>
    <w:rsid w:val="00460E62"/>
    <w:rsid w:val="0046130E"/>
    <w:rsid w:val="00461432"/>
    <w:rsid w:val="00461475"/>
    <w:rsid w:val="0046192A"/>
    <w:rsid w:val="00461939"/>
    <w:rsid w:val="00461C62"/>
    <w:rsid w:val="00461E64"/>
    <w:rsid w:val="00463987"/>
    <w:rsid w:val="00463BAD"/>
    <w:rsid w:val="00464027"/>
    <w:rsid w:val="00464E86"/>
    <w:rsid w:val="004653CD"/>
    <w:rsid w:val="004654C1"/>
    <w:rsid w:val="00465517"/>
    <w:rsid w:val="0046566E"/>
    <w:rsid w:val="004659C5"/>
    <w:rsid w:val="004665D2"/>
    <w:rsid w:val="004667BD"/>
    <w:rsid w:val="00466B5E"/>
    <w:rsid w:val="00466E96"/>
    <w:rsid w:val="00467041"/>
    <w:rsid w:val="00467A06"/>
    <w:rsid w:val="00470A04"/>
    <w:rsid w:val="00470DEF"/>
    <w:rsid w:val="00470E1D"/>
    <w:rsid w:val="004712B9"/>
    <w:rsid w:val="00471401"/>
    <w:rsid w:val="004714B4"/>
    <w:rsid w:val="00472040"/>
    <w:rsid w:val="004722B2"/>
    <w:rsid w:val="00472490"/>
    <w:rsid w:val="00472593"/>
    <w:rsid w:val="00472C51"/>
    <w:rsid w:val="00473227"/>
    <w:rsid w:val="00473FBB"/>
    <w:rsid w:val="0047412F"/>
    <w:rsid w:val="004744A6"/>
    <w:rsid w:val="00475056"/>
    <w:rsid w:val="0047551D"/>
    <w:rsid w:val="00475D87"/>
    <w:rsid w:val="00475F9D"/>
    <w:rsid w:val="004763D0"/>
    <w:rsid w:val="00476CA6"/>
    <w:rsid w:val="00476FD6"/>
    <w:rsid w:val="004774B3"/>
    <w:rsid w:val="00477651"/>
    <w:rsid w:val="00477C76"/>
    <w:rsid w:val="0048036D"/>
    <w:rsid w:val="0048050A"/>
    <w:rsid w:val="00480900"/>
    <w:rsid w:val="004809E2"/>
    <w:rsid w:val="00480E29"/>
    <w:rsid w:val="004811A0"/>
    <w:rsid w:val="00481303"/>
    <w:rsid w:val="004817E6"/>
    <w:rsid w:val="00481CA3"/>
    <w:rsid w:val="00481D2E"/>
    <w:rsid w:val="00482D8C"/>
    <w:rsid w:val="004830EE"/>
    <w:rsid w:val="004831C6"/>
    <w:rsid w:val="004833D6"/>
    <w:rsid w:val="00483895"/>
    <w:rsid w:val="00483BAD"/>
    <w:rsid w:val="00483FD5"/>
    <w:rsid w:val="004843A6"/>
    <w:rsid w:val="004843CA"/>
    <w:rsid w:val="004844C5"/>
    <w:rsid w:val="004845D9"/>
    <w:rsid w:val="00484759"/>
    <w:rsid w:val="00484771"/>
    <w:rsid w:val="00484CD4"/>
    <w:rsid w:val="004853D0"/>
    <w:rsid w:val="004853EE"/>
    <w:rsid w:val="00485723"/>
    <w:rsid w:val="004868F3"/>
    <w:rsid w:val="00486EE8"/>
    <w:rsid w:val="00487278"/>
    <w:rsid w:val="0048749B"/>
    <w:rsid w:val="00487631"/>
    <w:rsid w:val="00487A83"/>
    <w:rsid w:val="00487E62"/>
    <w:rsid w:val="00490410"/>
    <w:rsid w:val="004905EF"/>
    <w:rsid w:val="004909CA"/>
    <w:rsid w:val="00490F1C"/>
    <w:rsid w:val="00491274"/>
    <w:rsid w:val="004913BF"/>
    <w:rsid w:val="004917E1"/>
    <w:rsid w:val="00491C88"/>
    <w:rsid w:val="00491E2E"/>
    <w:rsid w:val="0049209E"/>
    <w:rsid w:val="00492278"/>
    <w:rsid w:val="0049242F"/>
    <w:rsid w:val="00493239"/>
    <w:rsid w:val="00493851"/>
    <w:rsid w:val="00493903"/>
    <w:rsid w:val="00493F5E"/>
    <w:rsid w:val="00494CA7"/>
    <w:rsid w:val="004951F1"/>
    <w:rsid w:val="00495311"/>
    <w:rsid w:val="004955B4"/>
    <w:rsid w:val="00495A67"/>
    <w:rsid w:val="00495D70"/>
    <w:rsid w:val="00496B4D"/>
    <w:rsid w:val="00496D47"/>
    <w:rsid w:val="00496DFA"/>
    <w:rsid w:val="00497C40"/>
    <w:rsid w:val="004A0738"/>
    <w:rsid w:val="004A0809"/>
    <w:rsid w:val="004A0C1F"/>
    <w:rsid w:val="004A14C6"/>
    <w:rsid w:val="004A1993"/>
    <w:rsid w:val="004A1A98"/>
    <w:rsid w:val="004A21FD"/>
    <w:rsid w:val="004A256F"/>
    <w:rsid w:val="004A3292"/>
    <w:rsid w:val="004A36B1"/>
    <w:rsid w:val="004A3855"/>
    <w:rsid w:val="004A3E32"/>
    <w:rsid w:val="004A3FE8"/>
    <w:rsid w:val="004A4153"/>
    <w:rsid w:val="004A4189"/>
    <w:rsid w:val="004A4760"/>
    <w:rsid w:val="004A479A"/>
    <w:rsid w:val="004A4A49"/>
    <w:rsid w:val="004A529F"/>
    <w:rsid w:val="004A54FF"/>
    <w:rsid w:val="004A5606"/>
    <w:rsid w:val="004A58F0"/>
    <w:rsid w:val="004A6749"/>
    <w:rsid w:val="004A6AD1"/>
    <w:rsid w:val="004A6CE1"/>
    <w:rsid w:val="004B0235"/>
    <w:rsid w:val="004B0E81"/>
    <w:rsid w:val="004B15AC"/>
    <w:rsid w:val="004B1E7F"/>
    <w:rsid w:val="004B219F"/>
    <w:rsid w:val="004B224E"/>
    <w:rsid w:val="004B227E"/>
    <w:rsid w:val="004B268C"/>
    <w:rsid w:val="004B28C6"/>
    <w:rsid w:val="004B2A0C"/>
    <w:rsid w:val="004B37FB"/>
    <w:rsid w:val="004B38BC"/>
    <w:rsid w:val="004B46C3"/>
    <w:rsid w:val="004B4C77"/>
    <w:rsid w:val="004B50AB"/>
    <w:rsid w:val="004B51D1"/>
    <w:rsid w:val="004B5964"/>
    <w:rsid w:val="004B62DB"/>
    <w:rsid w:val="004B65F2"/>
    <w:rsid w:val="004B6893"/>
    <w:rsid w:val="004B6D31"/>
    <w:rsid w:val="004B71DF"/>
    <w:rsid w:val="004B76E1"/>
    <w:rsid w:val="004B77F2"/>
    <w:rsid w:val="004C0360"/>
    <w:rsid w:val="004C050F"/>
    <w:rsid w:val="004C05CD"/>
    <w:rsid w:val="004C0B1F"/>
    <w:rsid w:val="004C0D33"/>
    <w:rsid w:val="004C0FE8"/>
    <w:rsid w:val="004C100D"/>
    <w:rsid w:val="004C10A7"/>
    <w:rsid w:val="004C1214"/>
    <w:rsid w:val="004C13D0"/>
    <w:rsid w:val="004C148A"/>
    <w:rsid w:val="004C1636"/>
    <w:rsid w:val="004C1814"/>
    <w:rsid w:val="004C1E73"/>
    <w:rsid w:val="004C2266"/>
    <w:rsid w:val="004C26F7"/>
    <w:rsid w:val="004C2A36"/>
    <w:rsid w:val="004C2A58"/>
    <w:rsid w:val="004C333E"/>
    <w:rsid w:val="004C3698"/>
    <w:rsid w:val="004C3B2A"/>
    <w:rsid w:val="004C47C1"/>
    <w:rsid w:val="004C4CAB"/>
    <w:rsid w:val="004C5C81"/>
    <w:rsid w:val="004C5D67"/>
    <w:rsid w:val="004C64A7"/>
    <w:rsid w:val="004C6525"/>
    <w:rsid w:val="004C6630"/>
    <w:rsid w:val="004C6667"/>
    <w:rsid w:val="004C6740"/>
    <w:rsid w:val="004C6A8E"/>
    <w:rsid w:val="004C6B58"/>
    <w:rsid w:val="004C7493"/>
    <w:rsid w:val="004C758A"/>
    <w:rsid w:val="004C7975"/>
    <w:rsid w:val="004C7D87"/>
    <w:rsid w:val="004C7D99"/>
    <w:rsid w:val="004D10BD"/>
    <w:rsid w:val="004D1322"/>
    <w:rsid w:val="004D167E"/>
    <w:rsid w:val="004D16A8"/>
    <w:rsid w:val="004D1BCE"/>
    <w:rsid w:val="004D256C"/>
    <w:rsid w:val="004D2888"/>
    <w:rsid w:val="004D28D0"/>
    <w:rsid w:val="004D2B61"/>
    <w:rsid w:val="004D300D"/>
    <w:rsid w:val="004D323F"/>
    <w:rsid w:val="004D33EC"/>
    <w:rsid w:val="004D3505"/>
    <w:rsid w:val="004D39E5"/>
    <w:rsid w:val="004D3E67"/>
    <w:rsid w:val="004D3F70"/>
    <w:rsid w:val="004D3F7D"/>
    <w:rsid w:val="004D415E"/>
    <w:rsid w:val="004D41E6"/>
    <w:rsid w:val="004D4523"/>
    <w:rsid w:val="004D45F3"/>
    <w:rsid w:val="004D46EB"/>
    <w:rsid w:val="004D4866"/>
    <w:rsid w:val="004D4CA5"/>
    <w:rsid w:val="004D4CE6"/>
    <w:rsid w:val="004D4E08"/>
    <w:rsid w:val="004D4F5F"/>
    <w:rsid w:val="004D546F"/>
    <w:rsid w:val="004D5531"/>
    <w:rsid w:val="004D579E"/>
    <w:rsid w:val="004D5F03"/>
    <w:rsid w:val="004D647A"/>
    <w:rsid w:val="004D6DF7"/>
    <w:rsid w:val="004D7B39"/>
    <w:rsid w:val="004D7F25"/>
    <w:rsid w:val="004E0509"/>
    <w:rsid w:val="004E0B13"/>
    <w:rsid w:val="004E1523"/>
    <w:rsid w:val="004E193A"/>
    <w:rsid w:val="004E19CE"/>
    <w:rsid w:val="004E1E13"/>
    <w:rsid w:val="004E2845"/>
    <w:rsid w:val="004E2BC4"/>
    <w:rsid w:val="004E3CA2"/>
    <w:rsid w:val="004E406B"/>
    <w:rsid w:val="004E4CED"/>
    <w:rsid w:val="004E4E8F"/>
    <w:rsid w:val="004E51A3"/>
    <w:rsid w:val="004E52A3"/>
    <w:rsid w:val="004E535B"/>
    <w:rsid w:val="004E5606"/>
    <w:rsid w:val="004E57C5"/>
    <w:rsid w:val="004E5914"/>
    <w:rsid w:val="004E5FFC"/>
    <w:rsid w:val="004E6A29"/>
    <w:rsid w:val="004E6ABD"/>
    <w:rsid w:val="004E6F68"/>
    <w:rsid w:val="004E72A9"/>
    <w:rsid w:val="004E746C"/>
    <w:rsid w:val="004E77D1"/>
    <w:rsid w:val="004E78D7"/>
    <w:rsid w:val="004E7F2A"/>
    <w:rsid w:val="004F04BF"/>
    <w:rsid w:val="004F0555"/>
    <w:rsid w:val="004F06D2"/>
    <w:rsid w:val="004F0B6B"/>
    <w:rsid w:val="004F1010"/>
    <w:rsid w:val="004F1318"/>
    <w:rsid w:val="004F1D89"/>
    <w:rsid w:val="004F1F0C"/>
    <w:rsid w:val="004F25B0"/>
    <w:rsid w:val="004F35F3"/>
    <w:rsid w:val="004F3660"/>
    <w:rsid w:val="004F3C8C"/>
    <w:rsid w:val="004F4846"/>
    <w:rsid w:val="004F5051"/>
    <w:rsid w:val="004F50B1"/>
    <w:rsid w:val="004F52F0"/>
    <w:rsid w:val="004F53D4"/>
    <w:rsid w:val="004F5757"/>
    <w:rsid w:val="004F5DB1"/>
    <w:rsid w:val="004F6524"/>
    <w:rsid w:val="004F675D"/>
    <w:rsid w:val="004F6942"/>
    <w:rsid w:val="004F6BD7"/>
    <w:rsid w:val="004F6E1C"/>
    <w:rsid w:val="004F6F92"/>
    <w:rsid w:val="004F7180"/>
    <w:rsid w:val="004F75B8"/>
    <w:rsid w:val="004F7A8E"/>
    <w:rsid w:val="0050045B"/>
    <w:rsid w:val="00500FD7"/>
    <w:rsid w:val="0050140B"/>
    <w:rsid w:val="005019EB"/>
    <w:rsid w:val="00501B5D"/>
    <w:rsid w:val="00501C1D"/>
    <w:rsid w:val="00501D49"/>
    <w:rsid w:val="00502106"/>
    <w:rsid w:val="00502281"/>
    <w:rsid w:val="005023AE"/>
    <w:rsid w:val="00503038"/>
    <w:rsid w:val="005037FF"/>
    <w:rsid w:val="00503E33"/>
    <w:rsid w:val="00503EA4"/>
    <w:rsid w:val="00504036"/>
    <w:rsid w:val="00504442"/>
    <w:rsid w:val="00504517"/>
    <w:rsid w:val="00504A13"/>
    <w:rsid w:val="00504B12"/>
    <w:rsid w:val="005050FD"/>
    <w:rsid w:val="00505204"/>
    <w:rsid w:val="00505BC8"/>
    <w:rsid w:val="00505FAA"/>
    <w:rsid w:val="005060E9"/>
    <w:rsid w:val="005061B4"/>
    <w:rsid w:val="005067EB"/>
    <w:rsid w:val="00506B8E"/>
    <w:rsid w:val="00507653"/>
    <w:rsid w:val="0050768D"/>
    <w:rsid w:val="00510142"/>
    <w:rsid w:val="00510474"/>
    <w:rsid w:val="005109E3"/>
    <w:rsid w:val="00510DAF"/>
    <w:rsid w:val="005118D1"/>
    <w:rsid w:val="00511AB4"/>
    <w:rsid w:val="00511EBA"/>
    <w:rsid w:val="005122AB"/>
    <w:rsid w:val="00512369"/>
    <w:rsid w:val="00512783"/>
    <w:rsid w:val="00512901"/>
    <w:rsid w:val="00513966"/>
    <w:rsid w:val="00514419"/>
    <w:rsid w:val="00514997"/>
    <w:rsid w:val="00514D80"/>
    <w:rsid w:val="0051576D"/>
    <w:rsid w:val="00515DD0"/>
    <w:rsid w:val="00516324"/>
    <w:rsid w:val="005168B1"/>
    <w:rsid w:val="0051703F"/>
    <w:rsid w:val="00517163"/>
    <w:rsid w:val="0051729D"/>
    <w:rsid w:val="00517B91"/>
    <w:rsid w:val="00520499"/>
    <w:rsid w:val="005206DF"/>
    <w:rsid w:val="0052070C"/>
    <w:rsid w:val="00521154"/>
    <w:rsid w:val="005211EF"/>
    <w:rsid w:val="0052162F"/>
    <w:rsid w:val="005216BF"/>
    <w:rsid w:val="005216C3"/>
    <w:rsid w:val="00521C4B"/>
    <w:rsid w:val="00521E17"/>
    <w:rsid w:val="005224A7"/>
    <w:rsid w:val="00522542"/>
    <w:rsid w:val="00522D9D"/>
    <w:rsid w:val="0052334F"/>
    <w:rsid w:val="005234AF"/>
    <w:rsid w:val="00523692"/>
    <w:rsid w:val="00523B7D"/>
    <w:rsid w:val="0052418E"/>
    <w:rsid w:val="00524213"/>
    <w:rsid w:val="0052424A"/>
    <w:rsid w:val="0052473E"/>
    <w:rsid w:val="00524D80"/>
    <w:rsid w:val="00525951"/>
    <w:rsid w:val="00525FCA"/>
    <w:rsid w:val="0052722B"/>
    <w:rsid w:val="005273AD"/>
    <w:rsid w:val="00530104"/>
    <w:rsid w:val="005305F0"/>
    <w:rsid w:val="005308BF"/>
    <w:rsid w:val="0053120C"/>
    <w:rsid w:val="00531248"/>
    <w:rsid w:val="0053147E"/>
    <w:rsid w:val="005316A0"/>
    <w:rsid w:val="005318CC"/>
    <w:rsid w:val="0053268D"/>
    <w:rsid w:val="0053284B"/>
    <w:rsid w:val="00532E52"/>
    <w:rsid w:val="00533539"/>
    <w:rsid w:val="00533E77"/>
    <w:rsid w:val="00533F40"/>
    <w:rsid w:val="00533F4C"/>
    <w:rsid w:val="0053465D"/>
    <w:rsid w:val="005348AA"/>
    <w:rsid w:val="00535051"/>
    <w:rsid w:val="00535521"/>
    <w:rsid w:val="0053576C"/>
    <w:rsid w:val="005358EF"/>
    <w:rsid w:val="00535AF0"/>
    <w:rsid w:val="00535B5F"/>
    <w:rsid w:val="00535F94"/>
    <w:rsid w:val="00535F9C"/>
    <w:rsid w:val="005372D5"/>
    <w:rsid w:val="005373AB"/>
    <w:rsid w:val="005377A3"/>
    <w:rsid w:val="00537A58"/>
    <w:rsid w:val="00537DA4"/>
    <w:rsid w:val="00537F33"/>
    <w:rsid w:val="0054004E"/>
    <w:rsid w:val="0054032B"/>
    <w:rsid w:val="005404EE"/>
    <w:rsid w:val="00540633"/>
    <w:rsid w:val="00540ADE"/>
    <w:rsid w:val="00540B4D"/>
    <w:rsid w:val="00540F69"/>
    <w:rsid w:val="00541C4D"/>
    <w:rsid w:val="00541F59"/>
    <w:rsid w:val="0054213E"/>
    <w:rsid w:val="005421B1"/>
    <w:rsid w:val="005427A5"/>
    <w:rsid w:val="00542FFE"/>
    <w:rsid w:val="005435C4"/>
    <w:rsid w:val="00543822"/>
    <w:rsid w:val="00543A9A"/>
    <w:rsid w:val="00543F9C"/>
    <w:rsid w:val="0054401F"/>
    <w:rsid w:val="0054477E"/>
    <w:rsid w:val="0054484A"/>
    <w:rsid w:val="00544D69"/>
    <w:rsid w:val="00545D1D"/>
    <w:rsid w:val="00545DDF"/>
    <w:rsid w:val="005463DD"/>
    <w:rsid w:val="005469A2"/>
    <w:rsid w:val="00546DDF"/>
    <w:rsid w:val="00546FE0"/>
    <w:rsid w:val="00547093"/>
    <w:rsid w:val="00547408"/>
    <w:rsid w:val="005476CB"/>
    <w:rsid w:val="00547BD1"/>
    <w:rsid w:val="0055000E"/>
    <w:rsid w:val="005505BB"/>
    <w:rsid w:val="005506A8"/>
    <w:rsid w:val="00550723"/>
    <w:rsid w:val="0055076F"/>
    <w:rsid w:val="00551112"/>
    <w:rsid w:val="005513AE"/>
    <w:rsid w:val="00552132"/>
    <w:rsid w:val="00552193"/>
    <w:rsid w:val="0055257B"/>
    <w:rsid w:val="00552874"/>
    <w:rsid w:val="005528F3"/>
    <w:rsid w:val="00552B29"/>
    <w:rsid w:val="005533AA"/>
    <w:rsid w:val="00553563"/>
    <w:rsid w:val="00553638"/>
    <w:rsid w:val="00553CFE"/>
    <w:rsid w:val="00554364"/>
    <w:rsid w:val="0055483D"/>
    <w:rsid w:val="00554873"/>
    <w:rsid w:val="00554F4A"/>
    <w:rsid w:val="005558DE"/>
    <w:rsid w:val="00555A96"/>
    <w:rsid w:val="00556031"/>
    <w:rsid w:val="0055618C"/>
    <w:rsid w:val="0055635B"/>
    <w:rsid w:val="00556A2A"/>
    <w:rsid w:val="00556DB9"/>
    <w:rsid w:val="00557392"/>
    <w:rsid w:val="005577D8"/>
    <w:rsid w:val="00557D8E"/>
    <w:rsid w:val="00557F39"/>
    <w:rsid w:val="00560204"/>
    <w:rsid w:val="00560D0A"/>
    <w:rsid w:val="0056155D"/>
    <w:rsid w:val="0056180D"/>
    <w:rsid w:val="00561B0F"/>
    <w:rsid w:val="00562030"/>
    <w:rsid w:val="00562AB3"/>
    <w:rsid w:val="00562ABF"/>
    <w:rsid w:val="005632F3"/>
    <w:rsid w:val="0056339D"/>
    <w:rsid w:val="00563861"/>
    <w:rsid w:val="00563EFB"/>
    <w:rsid w:val="005644C6"/>
    <w:rsid w:val="005646BF"/>
    <w:rsid w:val="005648EB"/>
    <w:rsid w:val="00564C15"/>
    <w:rsid w:val="00565298"/>
    <w:rsid w:val="00565309"/>
    <w:rsid w:val="00565B45"/>
    <w:rsid w:val="00565DE6"/>
    <w:rsid w:val="00566A42"/>
    <w:rsid w:val="00566C53"/>
    <w:rsid w:val="00566C82"/>
    <w:rsid w:val="0056736B"/>
    <w:rsid w:val="005677A5"/>
    <w:rsid w:val="00567814"/>
    <w:rsid w:val="0057011F"/>
    <w:rsid w:val="00570863"/>
    <w:rsid w:val="0057091F"/>
    <w:rsid w:val="00570C4F"/>
    <w:rsid w:val="00570D8F"/>
    <w:rsid w:val="00572127"/>
    <w:rsid w:val="0057215C"/>
    <w:rsid w:val="00572286"/>
    <w:rsid w:val="005726DC"/>
    <w:rsid w:val="005728F3"/>
    <w:rsid w:val="00572D36"/>
    <w:rsid w:val="0057381F"/>
    <w:rsid w:val="005741D2"/>
    <w:rsid w:val="0057478E"/>
    <w:rsid w:val="005747AC"/>
    <w:rsid w:val="00574CA4"/>
    <w:rsid w:val="00574F81"/>
    <w:rsid w:val="0057520E"/>
    <w:rsid w:val="0057587A"/>
    <w:rsid w:val="00575A08"/>
    <w:rsid w:val="00575D59"/>
    <w:rsid w:val="00575E51"/>
    <w:rsid w:val="005761C4"/>
    <w:rsid w:val="00576638"/>
    <w:rsid w:val="0057693D"/>
    <w:rsid w:val="00576EEC"/>
    <w:rsid w:val="0057743A"/>
    <w:rsid w:val="005774E5"/>
    <w:rsid w:val="00577656"/>
    <w:rsid w:val="0057784F"/>
    <w:rsid w:val="00577F0C"/>
    <w:rsid w:val="00580A2C"/>
    <w:rsid w:val="00580B86"/>
    <w:rsid w:val="005819EE"/>
    <w:rsid w:val="00581AFB"/>
    <w:rsid w:val="00581C5D"/>
    <w:rsid w:val="005821FE"/>
    <w:rsid w:val="00583CA9"/>
    <w:rsid w:val="005846F2"/>
    <w:rsid w:val="0058484F"/>
    <w:rsid w:val="00584B41"/>
    <w:rsid w:val="00585426"/>
    <w:rsid w:val="00585743"/>
    <w:rsid w:val="005858CC"/>
    <w:rsid w:val="00585C50"/>
    <w:rsid w:val="00585CB2"/>
    <w:rsid w:val="00585E23"/>
    <w:rsid w:val="00585FD8"/>
    <w:rsid w:val="0058632D"/>
    <w:rsid w:val="00586719"/>
    <w:rsid w:val="00586F38"/>
    <w:rsid w:val="00587AF0"/>
    <w:rsid w:val="00587DA7"/>
    <w:rsid w:val="005903A9"/>
    <w:rsid w:val="005903CC"/>
    <w:rsid w:val="00590AE4"/>
    <w:rsid w:val="00590CCE"/>
    <w:rsid w:val="00590D52"/>
    <w:rsid w:val="00590D9D"/>
    <w:rsid w:val="00590EC2"/>
    <w:rsid w:val="005910A6"/>
    <w:rsid w:val="005914DE"/>
    <w:rsid w:val="00591A35"/>
    <w:rsid w:val="00592340"/>
    <w:rsid w:val="00592995"/>
    <w:rsid w:val="0059331D"/>
    <w:rsid w:val="0059421B"/>
    <w:rsid w:val="005948DA"/>
    <w:rsid w:val="00594A36"/>
    <w:rsid w:val="00594B02"/>
    <w:rsid w:val="00595ED0"/>
    <w:rsid w:val="00595F86"/>
    <w:rsid w:val="00596AC5"/>
    <w:rsid w:val="005978F7"/>
    <w:rsid w:val="00597A53"/>
    <w:rsid w:val="005A009D"/>
    <w:rsid w:val="005A0A22"/>
    <w:rsid w:val="005A219A"/>
    <w:rsid w:val="005A2E9D"/>
    <w:rsid w:val="005A2EFF"/>
    <w:rsid w:val="005A316E"/>
    <w:rsid w:val="005A31AE"/>
    <w:rsid w:val="005A3442"/>
    <w:rsid w:val="005A35D5"/>
    <w:rsid w:val="005A38FA"/>
    <w:rsid w:val="005A3F4B"/>
    <w:rsid w:val="005A4732"/>
    <w:rsid w:val="005A481F"/>
    <w:rsid w:val="005A4C6F"/>
    <w:rsid w:val="005A4CB5"/>
    <w:rsid w:val="005A50AB"/>
    <w:rsid w:val="005A5738"/>
    <w:rsid w:val="005A5A21"/>
    <w:rsid w:val="005A5D4E"/>
    <w:rsid w:val="005A5FC8"/>
    <w:rsid w:val="005A62B9"/>
    <w:rsid w:val="005A6661"/>
    <w:rsid w:val="005A72B7"/>
    <w:rsid w:val="005A7397"/>
    <w:rsid w:val="005A79A0"/>
    <w:rsid w:val="005B0DEB"/>
    <w:rsid w:val="005B1082"/>
    <w:rsid w:val="005B123F"/>
    <w:rsid w:val="005B17AC"/>
    <w:rsid w:val="005B1896"/>
    <w:rsid w:val="005B222F"/>
    <w:rsid w:val="005B25A8"/>
    <w:rsid w:val="005B2646"/>
    <w:rsid w:val="005B26CC"/>
    <w:rsid w:val="005B2714"/>
    <w:rsid w:val="005B2A4E"/>
    <w:rsid w:val="005B2F06"/>
    <w:rsid w:val="005B304C"/>
    <w:rsid w:val="005B307B"/>
    <w:rsid w:val="005B307F"/>
    <w:rsid w:val="005B33B8"/>
    <w:rsid w:val="005B3D49"/>
    <w:rsid w:val="005B3D94"/>
    <w:rsid w:val="005B4469"/>
    <w:rsid w:val="005B4815"/>
    <w:rsid w:val="005B4AFE"/>
    <w:rsid w:val="005B55E1"/>
    <w:rsid w:val="005B56F5"/>
    <w:rsid w:val="005B58C9"/>
    <w:rsid w:val="005B5EDC"/>
    <w:rsid w:val="005B62AA"/>
    <w:rsid w:val="005B73DD"/>
    <w:rsid w:val="005C0C0A"/>
    <w:rsid w:val="005C0F88"/>
    <w:rsid w:val="005C13D7"/>
    <w:rsid w:val="005C1451"/>
    <w:rsid w:val="005C188D"/>
    <w:rsid w:val="005C1CE5"/>
    <w:rsid w:val="005C231F"/>
    <w:rsid w:val="005C24B6"/>
    <w:rsid w:val="005C269B"/>
    <w:rsid w:val="005C2E54"/>
    <w:rsid w:val="005C2FE1"/>
    <w:rsid w:val="005C3277"/>
    <w:rsid w:val="005C34A6"/>
    <w:rsid w:val="005C3529"/>
    <w:rsid w:val="005C37B4"/>
    <w:rsid w:val="005C37B5"/>
    <w:rsid w:val="005C3B51"/>
    <w:rsid w:val="005C3F25"/>
    <w:rsid w:val="005C41BF"/>
    <w:rsid w:val="005C435E"/>
    <w:rsid w:val="005C5537"/>
    <w:rsid w:val="005C5F1B"/>
    <w:rsid w:val="005C6006"/>
    <w:rsid w:val="005C6B24"/>
    <w:rsid w:val="005C6B92"/>
    <w:rsid w:val="005C7952"/>
    <w:rsid w:val="005C7B54"/>
    <w:rsid w:val="005D0CE1"/>
    <w:rsid w:val="005D0D9F"/>
    <w:rsid w:val="005D118E"/>
    <w:rsid w:val="005D16E0"/>
    <w:rsid w:val="005D19DE"/>
    <w:rsid w:val="005D19FD"/>
    <w:rsid w:val="005D1AB2"/>
    <w:rsid w:val="005D1ECC"/>
    <w:rsid w:val="005D2114"/>
    <w:rsid w:val="005D2115"/>
    <w:rsid w:val="005D2546"/>
    <w:rsid w:val="005D2663"/>
    <w:rsid w:val="005D271F"/>
    <w:rsid w:val="005D2F29"/>
    <w:rsid w:val="005D30D6"/>
    <w:rsid w:val="005D31A2"/>
    <w:rsid w:val="005D3D05"/>
    <w:rsid w:val="005D3EF8"/>
    <w:rsid w:val="005D40E0"/>
    <w:rsid w:val="005D43D3"/>
    <w:rsid w:val="005D4909"/>
    <w:rsid w:val="005D4ACB"/>
    <w:rsid w:val="005D4DFA"/>
    <w:rsid w:val="005D503B"/>
    <w:rsid w:val="005D52BB"/>
    <w:rsid w:val="005D55BC"/>
    <w:rsid w:val="005D55CB"/>
    <w:rsid w:val="005D60D0"/>
    <w:rsid w:val="005D62E4"/>
    <w:rsid w:val="005D6818"/>
    <w:rsid w:val="005D693A"/>
    <w:rsid w:val="005D697D"/>
    <w:rsid w:val="005D6BC3"/>
    <w:rsid w:val="005D6DB1"/>
    <w:rsid w:val="005D6F35"/>
    <w:rsid w:val="005D70F8"/>
    <w:rsid w:val="005D742E"/>
    <w:rsid w:val="005D7D4D"/>
    <w:rsid w:val="005E020B"/>
    <w:rsid w:val="005E039A"/>
    <w:rsid w:val="005E05B5"/>
    <w:rsid w:val="005E065D"/>
    <w:rsid w:val="005E0967"/>
    <w:rsid w:val="005E0E27"/>
    <w:rsid w:val="005E0F1F"/>
    <w:rsid w:val="005E10BE"/>
    <w:rsid w:val="005E16FA"/>
    <w:rsid w:val="005E19B0"/>
    <w:rsid w:val="005E1A5F"/>
    <w:rsid w:val="005E1D00"/>
    <w:rsid w:val="005E2034"/>
    <w:rsid w:val="005E21AE"/>
    <w:rsid w:val="005E21ED"/>
    <w:rsid w:val="005E253D"/>
    <w:rsid w:val="005E3A64"/>
    <w:rsid w:val="005E4C7B"/>
    <w:rsid w:val="005E4E23"/>
    <w:rsid w:val="005E53D5"/>
    <w:rsid w:val="005E5490"/>
    <w:rsid w:val="005E585D"/>
    <w:rsid w:val="005E5F23"/>
    <w:rsid w:val="005E5F88"/>
    <w:rsid w:val="005E630E"/>
    <w:rsid w:val="005E6799"/>
    <w:rsid w:val="005E6E34"/>
    <w:rsid w:val="005E6F71"/>
    <w:rsid w:val="005E7593"/>
    <w:rsid w:val="005E792F"/>
    <w:rsid w:val="005E7C2D"/>
    <w:rsid w:val="005E7DA5"/>
    <w:rsid w:val="005F0574"/>
    <w:rsid w:val="005F14CE"/>
    <w:rsid w:val="005F1862"/>
    <w:rsid w:val="005F1BB3"/>
    <w:rsid w:val="005F1DCD"/>
    <w:rsid w:val="005F20C6"/>
    <w:rsid w:val="005F22E0"/>
    <w:rsid w:val="005F25FA"/>
    <w:rsid w:val="005F26A4"/>
    <w:rsid w:val="005F2AF5"/>
    <w:rsid w:val="005F2C66"/>
    <w:rsid w:val="005F2DC8"/>
    <w:rsid w:val="005F30F1"/>
    <w:rsid w:val="005F3299"/>
    <w:rsid w:val="005F3DD9"/>
    <w:rsid w:val="005F4666"/>
    <w:rsid w:val="005F47DF"/>
    <w:rsid w:val="005F56E7"/>
    <w:rsid w:val="005F59F1"/>
    <w:rsid w:val="005F5E86"/>
    <w:rsid w:val="005F601D"/>
    <w:rsid w:val="005F60F4"/>
    <w:rsid w:val="005F6A45"/>
    <w:rsid w:val="005F73ED"/>
    <w:rsid w:val="005F75A8"/>
    <w:rsid w:val="005F78FC"/>
    <w:rsid w:val="00600735"/>
    <w:rsid w:val="00600F15"/>
    <w:rsid w:val="006010A2"/>
    <w:rsid w:val="00601958"/>
    <w:rsid w:val="006019C4"/>
    <w:rsid w:val="00601F6E"/>
    <w:rsid w:val="006023BB"/>
    <w:rsid w:val="00603201"/>
    <w:rsid w:val="00603264"/>
    <w:rsid w:val="006034E5"/>
    <w:rsid w:val="00603D29"/>
    <w:rsid w:val="00604836"/>
    <w:rsid w:val="00604E9C"/>
    <w:rsid w:val="0060558E"/>
    <w:rsid w:val="00606F9E"/>
    <w:rsid w:val="0060704C"/>
    <w:rsid w:val="00607B54"/>
    <w:rsid w:val="00607FDA"/>
    <w:rsid w:val="00607FF2"/>
    <w:rsid w:val="0061013F"/>
    <w:rsid w:val="00610668"/>
    <w:rsid w:val="00610C08"/>
    <w:rsid w:val="00610E21"/>
    <w:rsid w:val="00610E48"/>
    <w:rsid w:val="00610EB4"/>
    <w:rsid w:val="00611FA0"/>
    <w:rsid w:val="006128BD"/>
    <w:rsid w:val="00613069"/>
    <w:rsid w:val="006136F4"/>
    <w:rsid w:val="00613E85"/>
    <w:rsid w:val="0061407E"/>
    <w:rsid w:val="006143F4"/>
    <w:rsid w:val="00614473"/>
    <w:rsid w:val="006148A7"/>
    <w:rsid w:val="0061516E"/>
    <w:rsid w:val="006154D4"/>
    <w:rsid w:val="00615590"/>
    <w:rsid w:val="00615C62"/>
    <w:rsid w:val="00615CC2"/>
    <w:rsid w:val="00615EC5"/>
    <w:rsid w:val="006164C5"/>
    <w:rsid w:val="00617855"/>
    <w:rsid w:val="00617936"/>
    <w:rsid w:val="00617F05"/>
    <w:rsid w:val="0062004A"/>
    <w:rsid w:val="0062056F"/>
    <w:rsid w:val="006207C1"/>
    <w:rsid w:val="006217A0"/>
    <w:rsid w:val="00621862"/>
    <w:rsid w:val="0062189F"/>
    <w:rsid w:val="00621B92"/>
    <w:rsid w:val="00622289"/>
    <w:rsid w:val="00622B1A"/>
    <w:rsid w:val="00623019"/>
    <w:rsid w:val="00623123"/>
    <w:rsid w:val="0062342B"/>
    <w:rsid w:val="00623961"/>
    <w:rsid w:val="00623CD0"/>
    <w:rsid w:val="00623D38"/>
    <w:rsid w:val="00623ED7"/>
    <w:rsid w:val="006242AF"/>
    <w:rsid w:val="00624790"/>
    <w:rsid w:val="00624B90"/>
    <w:rsid w:val="00624C8C"/>
    <w:rsid w:val="00624E6C"/>
    <w:rsid w:val="006251DA"/>
    <w:rsid w:val="0062556E"/>
    <w:rsid w:val="00625788"/>
    <w:rsid w:val="006258EB"/>
    <w:rsid w:val="00625901"/>
    <w:rsid w:val="00625A44"/>
    <w:rsid w:val="00625E4A"/>
    <w:rsid w:val="00626859"/>
    <w:rsid w:val="00626C84"/>
    <w:rsid w:val="00626C96"/>
    <w:rsid w:val="006277E2"/>
    <w:rsid w:val="00630026"/>
    <w:rsid w:val="006304D1"/>
    <w:rsid w:val="0063063E"/>
    <w:rsid w:val="00630876"/>
    <w:rsid w:val="00630B27"/>
    <w:rsid w:val="00630BB2"/>
    <w:rsid w:val="00631752"/>
    <w:rsid w:val="00631A34"/>
    <w:rsid w:val="00631E8F"/>
    <w:rsid w:val="006320F9"/>
    <w:rsid w:val="006323A5"/>
    <w:rsid w:val="006323BC"/>
    <w:rsid w:val="00632469"/>
    <w:rsid w:val="00632C4A"/>
    <w:rsid w:val="00633BAA"/>
    <w:rsid w:val="00633BD8"/>
    <w:rsid w:val="0063482E"/>
    <w:rsid w:val="00634E88"/>
    <w:rsid w:val="0063528D"/>
    <w:rsid w:val="0063582E"/>
    <w:rsid w:val="00635B52"/>
    <w:rsid w:val="00635CC8"/>
    <w:rsid w:val="00635E6B"/>
    <w:rsid w:val="0063618C"/>
    <w:rsid w:val="0063638B"/>
    <w:rsid w:val="0063676A"/>
    <w:rsid w:val="00636A76"/>
    <w:rsid w:val="00636D44"/>
    <w:rsid w:val="00636FD0"/>
    <w:rsid w:val="00637974"/>
    <w:rsid w:val="00637D6B"/>
    <w:rsid w:val="006401A1"/>
    <w:rsid w:val="00640D06"/>
    <w:rsid w:val="00640E9B"/>
    <w:rsid w:val="006410D9"/>
    <w:rsid w:val="00641260"/>
    <w:rsid w:val="00641BFB"/>
    <w:rsid w:val="00641C26"/>
    <w:rsid w:val="00641C39"/>
    <w:rsid w:val="00642076"/>
    <w:rsid w:val="0064218A"/>
    <w:rsid w:val="00642194"/>
    <w:rsid w:val="00642426"/>
    <w:rsid w:val="0064253C"/>
    <w:rsid w:val="00642968"/>
    <w:rsid w:val="00642EE8"/>
    <w:rsid w:val="00642F2D"/>
    <w:rsid w:val="00643475"/>
    <w:rsid w:val="00643493"/>
    <w:rsid w:val="00643687"/>
    <w:rsid w:val="00644685"/>
    <w:rsid w:val="006446CC"/>
    <w:rsid w:val="006446FB"/>
    <w:rsid w:val="00644FCC"/>
    <w:rsid w:val="006455A9"/>
    <w:rsid w:val="0064631D"/>
    <w:rsid w:val="0064657A"/>
    <w:rsid w:val="006465B6"/>
    <w:rsid w:val="00646890"/>
    <w:rsid w:val="006468C8"/>
    <w:rsid w:val="00646C8C"/>
    <w:rsid w:val="00646E4E"/>
    <w:rsid w:val="006474A4"/>
    <w:rsid w:val="00650FF4"/>
    <w:rsid w:val="00651F6A"/>
    <w:rsid w:val="00652611"/>
    <w:rsid w:val="00652879"/>
    <w:rsid w:val="00652F4F"/>
    <w:rsid w:val="00653327"/>
    <w:rsid w:val="0065333D"/>
    <w:rsid w:val="00653452"/>
    <w:rsid w:val="00653B89"/>
    <w:rsid w:val="0065428A"/>
    <w:rsid w:val="00654C70"/>
    <w:rsid w:val="00654F34"/>
    <w:rsid w:val="006551BF"/>
    <w:rsid w:val="00655280"/>
    <w:rsid w:val="006556B1"/>
    <w:rsid w:val="00655AAF"/>
    <w:rsid w:val="00655DAF"/>
    <w:rsid w:val="0065652D"/>
    <w:rsid w:val="0065656B"/>
    <w:rsid w:val="006565F3"/>
    <w:rsid w:val="00656C95"/>
    <w:rsid w:val="00657492"/>
    <w:rsid w:val="00657AC6"/>
    <w:rsid w:val="00657B17"/>
    <w:rsid w:val="00660180"/>
    <w:rsid w:val="006604F5"/>
    <w:rsid w:val="006604F7"/>
    <w:rsid w:val="00660B9A"/>
    <w:rsid w:val="00660E1B"/>
    <w:rsid w:val="006614A9"/>
    <w:rsid w:val="006619C4"/>
    <w:rsid w:val="00661C3B"/>
    <w:rsid w:val="006622A6"/>
    <w:rsid w:val="00663317"/>
    <w:rsid w:val="006635C3"/>
    <w:rsid w:val="0066372B"/>
    <w:rsid w:val="00663D1F"/>
    <w:rsid w:val="00663E8B"/>
    <w:rsid w:val="0066415B"/>
    <w:rsid w:val="00664172"/>
    <w:rsid w:val="0066446F"/>
    <w:rsid w:val="00664964"/>
    <w:rsid w:val="00665077"/>
    <w:rsid w:val="006650EA"/>
    <w:rsid w:val="006652F8"/>
    <w:rsid w:val="00665C5F"/>
    <w:rsid w:val="0066628B"/>
    <w:rsid w:val="006666B3"/>
    <w:rsid w:val="006669A9"/>
    <w:rsid w:val="00666CBE"/>
    <w:rsid w:val="0066719E"/>
    <w:rsid w:val="006677C4"/>
    <w:rsid w:val="00667C15"/>
    <w:rsid w:val="00667CE8"/>
    <w:rsid w:val="00670125"/>
    <w:rsid w:val="006702F7"/>
    <w:rsid w:val="006703EA"/>
    <w:rsid w:val="00670517"/>
    <w:rsid w:val="00670817"/>
    <w:rsid w:val="006708DC"/>
    <w:rsid w:val="00670DFF"/>
    <w:rsid w:val="0067123A"/>
    <w:rsid w:val="00671368"/>
    <w:rsid w:val="00671522"/>
    <w:rsid w:val="006717AA"/>
    <w:rsid w:val="00671840"/>
    <w:rsid w:val="00671AC9"/>
    <w:rsid w:val="00671BA7"/>
    <w:rsid w:val="00671F92"/>
    <w:rsid w:val="006720D0"/>
    <w:rsid w:val="006723CC"/>
    <w:rsid w:val="00672533"/>
    <w:rsid w:val="00672CDE"/>
    <w:rsid w:val="0067394E"/>
    <w:rsid w:val="00673AD6"/>
    <w:rsid w:val="006744B9"/>
    <w:rsid w:val="00674D21"/>
    <w:rsid w:val="00674E91"/>
    <w:rsid w:val="00675BF6"/>
    <w:rsid w:val="006760FD"/>
    <w:rsid w:val="0067636A"/>
    <w:rsid w:val="00676400"/>
    <w:rsid w:val="00676515"/>
    <w:rsid w:val="00676537"/>
    <w:rsid w:val="00676730"/>
    <w:rsid w:val="00676EA1"/>
    <w:rsid w:val="00677814"/>
    <w:rsid w:val="00677EBA"/>
    <w:rsid w:val="006801C5"/>
    <w:rsid w:val="00680CC8"/>
    <w:rsid w:val="00681CA4"/>
    <w:rsid w:val="00681D94"/>
    <w:rsid w:val="00681ED6"/>
    <w:rsid w:val="0068264A"/>
    <w:rsid w:val="00682D48"/>
    <w:rsid w:val="0068301D"/>
    <w:rsid w:val="00683216"/>
    <w:rsid w:val="0068374C"/>
    <w:rsid w:val="006837D8"/>
    <w:rsid w:val="00683931"/>
    <w:rsid w:val="00683EFC"/>
    <w:rsid w:val="00683FCF"/>
    <w:rsid w:val="0068452C"/>
    <w:rsid w:val="006845F0"/>
    <w:rsid w:val="006846B3"/>
    <w:rsid w:val="00684A3B"/>
    <w:rsid w:val="00684DBC"/>
    <w:rsid w:val="00685CE7"/>
    <w:rsid w:val="006861BB"/>
    <w:rsid w:val="006863C7"/>
    <w:rsid w:val="0068721D"/>
    <w:rsid w:val="00687CEE"/>
    <w:rsid w:val="006905EF"/>
    <w:rsid w:val="006908E3"/>
    <w:rsid w:val="0069096F"/>
    <w:rsid w:val="0069161E"/>
    <w:rsid w:val="006925A2"/>
    <w:rsid w:val="00692A72"/>
    <w:rsid w:val="00692C08"/>
    <w:rsid w:val="006931D3"/>
    <w:rsid w:val="00693230"/>
    <w:rsid w:val="00693F61"/>
    <w:rsid w:val="00694496"/>
    <w:rsid w:val="00694943"/>
    <w:rsid w:val="00694D7C"/>
    <w:rsid w:val="00694ED3"/>
    <w:rsid w:val="00694FF0"/>
    <w:rsid w:val="00695172"/>
    <w:rsid w:val="0069599C"/>
    <w:rsid w:val="00695C0C"/>
    <w:rsid w:val="00695DD3"/>
    <w:rsid w:val="00695EBC"/>
    <w:rsid w:val="00696418"/>
    <w:rsid w:val="0069679F"/>
    <w:rsid w:val="006968C6"/>
    <w:rsid w:val="00697826"/>
    <w:rsid w:val="00697E70"/>
    <w:rsid w:val="00697FB2"/>
    <w:rsid w:val="006A0079"/>
    <w:rsid w:val="006A0259"/>
    <w:rsid w:val="006A0531"/>
    <w:rsid w:val="006A145D"/>
    <w:rsid w:val="006A16A2"/>
    <w:rsid w:val="006A1927"/>
    <w:rsid w:val="006A252A"/>
    <w:rsid w:val="006A28A4"/>
    <w:rsid w:val="006A2937"/>
    <w:rsid w:val="006A2A2D"/>
    <w:rsid w:val="006A2A46"/>
    <w:rsid w:val="006A314F"/>
    <w:rsid w:val="006A337B"/>
    <w:rsid w:val="006A3572"/>
    <w:rsid w:val="006A3D5E"/>
    <w:rsid w:val="006A3EA0"/>
    <w:rsid w:val="006A4183"/>
    <w:rsid w:val="006A41C9"/>
    <w:rsid w:val="006A4552"/>
    <w:rsid w:val="006A5384"/>
    <w:rsid w:val="006A569B"/>
    <w:rsid w:val="006A58F0"/>
    <w:rsid w:val="006A5994"/>
    <w:rsid w:val="006A5A32"/>
    <w:rsid w:val="006A62C7"/>
    <w:rsid w:val="006A63E3"/>
    <w:rsid w:val="006A6755"/>
    <w:rsid w:val="006A7384"/>
    <w:rsid w:val="006A74A7"/>
    <w:rsid w:val="006A7578"/>
    <w:rsid w:val="006A7622"/>
    <w:rsid w:val="006A76F7"/>
    <w:rsid w:val="006A775D"/>
    <w:rsid w:val="006A77D2"/>
    <w:rsid w:val="006A78CD"/>
    <w:rsid w:val="006A7FE0"/>
    <w:rsid w:val="006B01A6"/>
    <w:rsid w:val="006B06A0"/>
    <w:rsid w:val="006B0A67"/>
    <w:rsid w:val="006B13E3"/>
    <w:rsid w:val="006B17EC"/>
    <w:rsid w:val="006B1E07"/>
    <w:rsid w:val="006B318D"/>
    <w:rsid w:val="006B371C"/>
    <w:rsid w:val="006B3FB9"/>
    <w:rsid w:val="006B3FC7"/>
    <w:rsid w:val="006B4070"/>
    <w:rsid w:val="006B40AB"/>
    <w:rsid w:val="006B4146"/>
    <w:rsid w:val="006B4731"/>
    <w:rsid w:val="006B513E"/>
    <w:rsid w:val="006B5B0E"/>
    <w:rsid w:val="006B5CC4"/>
    <w:rsid w:val="006B5D0C"/>
    <w:rsid w:val="006B63DA"/>
    <w:rsid w:val="006B6DE2"/>
    <w:rsid w:val="006B6EC0"/>
    <w:rsid w:val="006B76B5"/>
    <w:rsid w:val="006C03B6"/>
    <w:rsid w:val="006C0815"/>
    <w:rsid w:val="006C1367"/>
    <w:rsid w:val="006C14F2"/>
    <w:rsid w:val="006C192B"/>
    <w:rsid w:val="006C1F64"/>
    <w:rsid w:val="006C2238"/>
    <w:rsid w:val="006C2760"/>
    <w:rsid w:val="006C2C7C"/>
    <w:rsid w:val="006C3132"/>
    <w:rsid w:val="006C3162"/>
    <w:rsid w:val="006C333B"/>
    <w:rsid w:val="006C3D65"/>
    <w:rsid w:val="006C3D94"/>
    <w:rsid w:val="006C3FC7"/>
    <w:rsid w:val="006C41FB"/>
    <w:rsid w:val="006C4D9C"/>
    <w:rsid w:val="006C4F1D"/>
    <w:rsid w:val="006C59FD"/>
    <w:rsid w:val="006C5C05"/>
    <w:rsid w:val="006C5F01"/>
    <w:rsid w:val="006C6321"/>
    <w:rsid w:val="006C6489"/>
    <w:rsid w:val="006C760E"/>
    <w:rsid w:val="006C796E"/>
    <w:rsid w:val="006C7CC3"/>
    <w:rsid w:val="006D0137"/>
    <w:rsid w:val="006D0149"/>
    <w:rsid w:val="006D0992"/>
    <w:rsid w:val="006D0BCD"/>
    <w:rsid w:val="006D0D35"/>
    <w:rsid w:val="006D0E88"/>
    <w:rsid w:val="006D164A"/>
    <w:rsid w:val="006D1AEA"/>
    <w:rsid w:val="006D1E06"/>
    <w:rsid w:val="006D1EC9"/>
    <w:rsid w:val="006D21CB"/>
    <w:rsid w:val="006D30EE"/>
    <w:rsid w:val="006D373A"/>
    <w:rsid w:val="006D38B3"/>
    <w:rsid w:val="006D3DC3"/>
    <w:rsid w:val="006D4558"/>
    <w:rsid w:val="006D4653"/>
    <w:rsid w:val="006D4BFE"/>
    <w:rsid w:val="006D4D57"/>
    <w:rsid w:val="006D4EC9"/>
    <w:rsid w:val="006D50CF"/>
    <w:rsid w:val="006D518E"/>
    <w:rsid w:val="006D55A0"/>
    <w:rsid w:val="006D5A4A"/>
    <w:rsid w:val="006D5E15"/>
    <w:rsid w:val="006D63BE"/>
    <w:rsid w:val="006D63C8"/>
    <w:rsid w:val="006D6863"/>
    <w:rsid w:val="006D688A"/>
    <w:rsid w:val="006D6B1A"/>
    <w:rsid w:val="006D709B"/>
    <w:rsid w:val="006D75CB"/>
    <w:rsid w:val="006D7F94"/>
    <w:rsid w:val="006E0180"/>
    <w:rsid w:val="006E04E8"/>
    <w:rsid w:val="006E0644"/>
    <w:rsid w:val="006E067E"/>
    <w:rsid w:val="006E25D9"/>
    <w:rsid w:val="006E2936"/>
    <w:rsid w:val="006E2E44"/>
    <w:rsid w:val="006E2E8F"/>
    <w:rsid w:val="006E2F74"/>
    <w:rsid w:val="006E376A"/>
    <w:rsid w:val="006E3A7B"/>
    <w:rsid w:val="006E3E0E"/>
    <w:rsid w:val="006E4089"/>
    <w:rsid w:val="006E4219"/>
    <w:rsid w:val="006E492F"/>
    <w:rsid w:val="006E520B"/>
    <w:rsid w:val="006E5691"/>
    <w:rsid w:val="006E5F1B"/>
    <w:rsid w:val="006E60E5"/>
    <w:rsid w:val="006E65A9"/>
    <w:rsid w:val="006E6B99"/>
    <w:rsid w:val="006E71F0"/>
    <w:rsid w:val="006F0881"/>
    <w:rsid w:val="006F0B10"/>
    <w:rsid w:val="006F1703"/>
    <w:rsid w:val="006F1C79"/>
    <w:rsid w:val="006F1FF8"/>
    <w:rsid w:val="006F2078"/>
    <w:rsid w:val="006F222D"/>
    <w:rsid w:val="006F2358"/>
    <w:rsid w:val="006F2E8B"/>
    <w:rsid w:val="006F34B7"/>
    <w:rsid w:val="006F358C"/>
    <w:rsid w:val="006F36EE"/>
    <w:rsid w:val="006F4271"/>
    <w:rsid w:val="006F4394"/>
    <w:rsid w:val="006F4452"/>
    <w:rsid w:val="006F471D"/>
    <w:rsid w:val="006F4795"/>
    <w:rsid w:val="006F4866"/>
    <w:rsid w:val="006F4985"/>
    <w:rsid w:val="006F4CB6"/>
    <w:rsid w:val="006F5127"/>
    <w:rsid w:val="006F5BA2"/>
    <w:rsid w:val="006F6351"/>
    <w:rsid w:val="006F642D"/>
    <w:rsid w:val="006F6945"/>
    <w:rsid w:val="006F6A3F"/>
    <w:rsid w:val="006F6B59"/>
    <w:rsid w:val="006F7105"/>
    <w:rsid w:val="006F7647"/>
    <w:rsid w:val="006F7D30"/>
    <w:rsid w:val="00700A75"/>
    <w:rsid w:val="00700AAE"/>
    <w:rsid w:val="00700D6C"/>
    <w:rsid w:val="00700DBB"/>
    <w:rsid w:val="00700F08"/>
    <w:rsid w:val="00700F71"/>
    <w:rsid w:val="00700F78"/>
    <w:rsid w:val="00700FD1"/>
    <w:rsid w:val="00702479"/>
    <w:rsid w:val="00702C49"/>
    <w:rsid w:val="00702EE1"/>
    <w:rsid w:val="0070305B"/>
    <w:rsid w:val="007037E8"/>
    <w:rsid w:val="007038B2"/>
    <w:rsid w:val="00703A30"/>
    <w:rsid w:val="007044A7"/>
    <w:rsid w:val="00704BA6"/>
    <w:rsid w:val="00704D49"/>
    <w:rsid w:val="00704D93"/>
    <w:rsid w:val="00705102"/>
    <w:rsid w:val="00705110"/>
    <w:rsid w:val="007052F4"/>
    <w:rsid w:val="0070571B"/>
    <w:rsid w:val="00705B91"/>
    <w:rsid w:val="00706091"/>
    <w:rsid w:val="00706240"/>
    <w:rsid w:val="007064DE"/>
    <w:rsid w:val="007066EF"/>
    <w:rsid w:val="00706E8A"/>
    <w:rsid w:val="00706F6D"/>
    <w:rsid w:val="0070722C"/>
    <w:rsid w:val="00707CAF"/>
    <w:rsid w:val="00707D8A"/>
    <w:rsid w:val="00707E7B"/>
    <w:rsid w:val="00710202"/>
    <w:rsid w:val="007107FD"/>
    <w:rsid w:val="00711585"/>
    <w:rsid w:val="0071161F"/>
    <w:rsid w:val="00711E84"/>
    <w:rsid w:val="00711F13"/>
    <w:rsid w:val="00712385"/>
    <w:rsid w:val="007125D6"/>
    <w:rsid w:val="00713CC9"/>
    <w:rsid w:val="00714472"/>
    <w:rsid w:val="00714661"/>
    <w:rsid w:val="007147A6"/>
    <w:rsid w:val="007147B1"/>
    <w:rsid w:val="00715BBB"/>
    <w:rsid w:val="00715CE8"/>
    <w:rsid w:val="00716309"/>
    <w:rsid w:val="00716F88"/>
    <w:rsid w:val="00716FD6"/>
    <w:rsid w:val="00717185"/>
    <w:rsid w:val="00717B5F"/>
    <w:rsid w:val="00720295"/>
    <w:rsid w:val="007206D6"/>
    <w:rsid w:val="00720A4B"/>
    <w:rsid w:val="007214F4"/>
    <w:rsid w:val="0072194B"/>
    <w:rsid w:val="00721C18"/>
    <w:rsid w:val="00721D22"/>
    <w:rsid w:val="00721D83"/>
    <w:rsid w:val="00721EBA"/>
    <w:rsid w:val="0072206D"/>
    <w:rsid w:val="00722143"/>
    <w:rsid w:val="00722604"/>
    <w:rsid w:val="00722AE0"/>
    <w:rsid w:val="00722CCB"/>
    <w:rsid w:val="0072377E"/>
    <w:rsid w:val="00723B65"/>
    <w:rsid w:val="00724529"/>
    <w:rsid w:val="00724ECD"/>
    <w:rsid w:val="007250A1"/>
    <w:rsid w:val="007251AE"/>
    <w:rsid w:val="007254DB"/>
    <w:rsid w:val="0072573F"/>
    <w:rsid w:val="00725951"/>
    <w:rsid w:val="00725F5A"/>
    <w:rsid w:val="00726051"/>
    <w:rsid w:val="00726220"/>
    <w:rsid w:val="0072640A"/>
    <w:rsid w:val="0072654B"/>
    <w:rsid w:val="00726854"/>
    <w:rsid w:val="007268F6"/>
    <w:rsid w:val="00726E85"/>
    <w:rsid w:val="00726F28"/>
    <w:rsid w:val="00726FCC"/>
    <w:rsid w:val="00727DE8"/>
    <w:rsid w:val="007301C9"/>
    <w:rsid w:val="00730208"/>
    <w:rsid w:val="007303BD"/>
    <w:rsid w:val="0073107C"/>
    <w:rsid w:val="007315E9"/>
    <w:rsid w:val="007325DE"/>
    <w:rsid w:val="0073285C"/>
    <w:rsid w:val="00732D13"/>
    <w:rsid w:val="00733040"/>
    <w:rsid w:val="00733319"/>
    <w:rsid w:val="0073336B"/>
    <w:rsid w:val="007333F7"/>
    <w:rsid w:val="00733B80"/>
    <w:rsid w:val="00733E97"/>
    <w:rsid w:val="00733F1F"/>
    <w:rsid w:val="007347B3"/>
    <w:rsid w:val="00734AA4"/>
    <w:rsid w:val="00734BA6"/>
    <w:rsid w:val="00734E4D"/>
    <w:rsid w:val="00735508"/>
    <w:rsid w:val="00735640"/>
    <w:rsid w:val="0073570A"/>
    <w:rsid w:val="00735BCC"/>
    <w:rsid w:val="00735E69"/>
    <w:rsid w:val="00736091"/>
    <w:rsid w:val="00736357"/>
    <w:rsid w:val="00736641"/>
    <w:rsid w:val="0073790B"/>
    <w:rsid w:val="00737941"/>
    <w:rsid w:val="00737B2D"/>
    <w:rsid w:val="00737D56"/>
    <w:rsid w:val="007400D5"/>
    <w:rsid w:val="007406B4"/>
    <w:rsid w:val="007407F1"/>
    <w:rsid w:val="0074090D"/>
    <w:rsid w:val="00740AA8"/>
    <w:rsid w:val="00740B0F"/>
    <w:rsid w:val="00741125"/>
    <w:rsid w:val="00741478"/>
    <w:rsid w:val="00741652"/>
    <w:rsid w:val="007417D5"/>
    <w:rsid w:val="0074184F"/>
    <w:rsid w:val="00741CB4"/>
    <w:rsid w:val="00741E6E"/>
    <w:rsid w:val="007422C0"/>
    <w:rsid w:val="00742DA8"/>
    <w:rsid w:val="007432AE"/>
    <w:rsid w:val="007433F0"/>
    <w:rsid w:val="00743B8A"/>
    <w:rsid w:val="007447EA"/>
    <w:rsid w:val="00744C81"/>
    <w:rsid w:val="00744F94"/>
    <w:rsid w:val="00745520"/>
    <w:rsid w:val="00745C79"/>
    <w:rsid w:val="00746194"/>
    <w:rsid w:val="007462B6"/>
    <w:rsid w:val="00747203"/>
    <w:rsid w:val="007474D6"/>
    <w:rsid w:val="00747596"/>
    <w:rsid w:val="00747788"/>
    <w:rsid w:val="007500AE"/>
    <w:rsid w:val="007500D8"/>
    <w:rsid w:val="00750823"/>
    <w:rsid w:val="007508D9"/>
    <w:rsid w:val="0075191F"/>
    <w:rsid w:val="00751AB4"/>
    <w:rsid w:val="00751AEB"/>
    <w:rsid w:val="00751C92"/>
    <w:rsid w:val="00752188"/>
    <w:rsid w:val="007527E6"/>
    <w:rsid w:val="00752C91"/>
    <w:rsid w:val="007532F6"/>
    <w:rsid w:val="0075362B"/>
    <w:rsid w:val="00753B13"/>
    <w:rsid w:val="00754167"/>
    <w:rsid w:val="007541ED"/>
    <w:rsid w:val="007547FA"/>
    <w:rsid w:val="007549B4"/>
    <w:rsid w:val="00754B0B"/>
    <w:rsid w:val="00754D1D"/>
    <w:rsid w:val="007550BC"/>
    <w:rsid w:val="00755D7C"/>
    <w:rsid w:val="00756078"/>
    <w:rsid w:val="00756178"/>
    <w:rsid w:val="007563D9"/>
    <w:rsid w:val="007566F6"/>
    <w:rsid w:val="00756AD7"/>
    <w:rsid w:val="00756C20"/>
    <w:rsid w:val="00756FC0"/>
    <w:rsid w:val="0075707F"/>
    <w:rsid w:val="00757303"/>
    <w:rsid w:val="00757555"/>
    <w:rsid w:val="00757B59"/>
    <w:rsid w:val="00760126"/>
    <w:rsid w:val="007603FC"/>
    <w:rsid w:val="00760479"/>
    <w:rsid w:val="007606AE"/>
    <w:rsid w:val="007608E2"/>
    <w:rsid w:val="00760A87"/>
    <w:rsid w:val="00760BEA"/>
    <w:rsid w:val="00760E02"/>
    <w:rsid w:val="00761142"/>
    <w:rsid w:val="007614E4"/>
    <w:rsid w:val="00761AE9"/>
    <w:rsid w:val="00761D3B"/>
    <w:rsid w:val="00762493"/>
    <w:rsid w:val="00762520"/>
    <w:rsid w:val="0076265F"/>
    <w:rsid w:val="0076272A"/>
    <w:rsid w:val="00762A9F"/>
    <w:rsid w:val="00762EA8"/>
    <w:rsid w:val="007630FE"/>
    <w:rsid w:val="00763AFA"/>
    <w:rsid w:val="00764545"/>
    <w:rsid w:val="007650CB"/>
    <w:rsid w:val="007656EF"/>
    <w:rsid w:val="00765796"/>
    <w:rsid w:val="00765AC8"/>
    <w:rsid w:val="00766159"/>
    <w:rsid w:val="007662DA"/>
    <w:rsid w:val="00766A1B"/>
    <w:rsid w:val="00766C55"/>
    <w:rsid w:val="0076727C"/>
    <w:rsid w:val="007672D9"/>
    <w:rsid w:val="00767405"/>
    <w:rsid w:val="00770018"/>
    <w:rsid w:val="00770039"/>
    <w:rsid w:val="0077066F"/>
    <w:rsid w:val="007707DE"/>
    <w:rsid w:val="00770DF8"/>
    <w:rsid w:val="007710CD"/>
    <w:rsid w:val="00771237"/>
    <w:rsid w:val="0077132B"/>
    <w:rsid w:val="00771331"/>
    <w:rsid w:val="00771561"/>
    <w:rsid w:val="0077157B"/>
    <w:rsid w:val="007716AC"/>
    <w:rsid w:val="007719FF"/>
    <w:rsid w:val="0077249B"/>
    <w:rsid w:val="00772808"/>
    <w:rsid w:val="0077326F"/>
    <w:rsid w:val="0077343A"/>
    <w:rsid w:val="007737F3"/>
    <w:rsid w:val="00773DD4"/>
    <w:rsid w:val="00774DC7"/>
    <w:rsid w:val="00774DD2"/>
    <w:rsid w:val="007756B3"/>
    <w:rsid w:val="00775A9A"/>
    <w:rsid w:val="00775DBF"/>
    <w:rsid w:val="0077604B"/>
    <w:rsid w:val="00776162"/>
    <w:rsid w:val="0077638E"/>
    <w:rsid w:val="00776E69"/>
    <w:rsid w:val="00776F12"/>
    <w:rsid w:val="007770CC"/>
    <w:rsid w:val="00777170"/>
    <w:rsid w:val="007773AD"/>
    <w:rsid w:val="007773CE"/>
    <w:rsid w:val="0078028F"/>
    <w:rsid w:val="007808E0"/>
    <w:rsid w:val="00780931"/>
    <w:rsid w:val="00780E80"/>
    <w:rsid w:val="00781C71"/>
    <w:rsid w:val="00781CD2"/>
    <w:rsid w:val="00781EBC"/>
    <w:rsid w:val="00782056"/>
    <w:rsid w:val="00782BC3"/>
    <w:rsid w:val="007831D7"/>
    <w:rsid w:val="00783A30"/>
    <w:rsid w:val="007846E2"/>
    <w:rsid w:val="00784888"/>
    <w:rsid w:val="00784CB8"/>
    <w:rsid w:val="00785F34"/>
    <w:rsid w:val="007864D6"/>
    <w:rsid w:val="0078674C"/>
    <w:rsid w:val="00786AAC"/>
    <w:rsid w:val="00786CBA"/>
    <w:rsid w:val="00786CE8"/>
    <w:rsid w:val="00786D29"/>
    <w:rsid w:val="007870FC"/>
    <w:rsid w:val="007871C3"/>
    <w:rsid w:val="00787291"/>
    <w:rsid w:val="00787AC9"/>
    <w:rsid w:val="00787B37"/>
    <w:rsid w:val="00787B6F"/>
    <w:rsid w:val="007900C4"/>
    <w:rsid w:val="00790300"/>
    <w:rsid w:val="00790A9D"/>
    <w:rsid w:val="00791739"/>
    <w:rsid w:val="007917A0"/>
    <w:rsid w:val="00793404"/>
    <w:rsid w:val="0079385A"/>
    <w:rsid w:val="00793880"/>
    <w:rsid w:val="00793A26"/>
    <w:rsid w:val="00793C6E"/>
    <w:rsid w:val="007941A4"/>
    <w:rsid w:val="007943A8"/>
    <w:rsid w:val="0079450C"/>
    <w:rsid w:val="0079467E"/>
    <w:rsid w:val="007948B8"/>
    <w:rsid w:val="00795587"/>
    <w:rsid w:val="007958FD"/>
    <w:rsid w:val="00796272"/>
    <w:rsid w:val="0079651E"/>
    <w:rsid w:val="00796664"/>
    <w:rsid w:val="00796FF0"/>
    <w:rsid w:val="00797551"/>
    <w:rsid w:val="007A0359"/>
    <w:rsid w:val="007A062F"/>
    <w:rsid w:val="007A07FD"/>
    <w:rsid w:val="007A0A04"/>
    <w:rsid w:val="007A0AD1"/>
    <w:rsid w:val="007A0C0F"/>
    <w:rsid w:val="007A0D59"/>
    <w:rsid w:val="007A0DD3"/>
    <w:rsid w:val="007A143A"/>
    <w:rsid w:val="007A1718"/>
    <w:rsid w:val="007A1B53"/>
    <w:rsid w:val="007A2536"/>
    <w:rsid w:val="007A2F5D"/>
    <w:rsid w:val="007A308D"/>
    <w:rsid w:val="007A32C6"/>
    <w:rsid w:val="007A3385"/>
    <w:rsid w:val="007A34DF"/>
    <w:rsid w:val="007A3670"/>
    <w:rsid w:val="007A47D3"/>
    <w:rsid w:val="007A49DB"/>
    <w:rsid w:val="007A4B9A"/>
    <w:rsid w:val="007A4C12"/>
    <w:rsid w:val="007A4F50"/>
    <w:rsid w:val="007A4FA9"/>
    <w:rsid w:val="007A5EEE"/>
    <w:rsid w:val="007A60A1"/>
    <w:rsid w:val="007A62E3"/>
    <w:rsid w:val="007A65C3"/>
    <w:rsid w:val="007A690D"/>
    <w:rsid w:val="007A69A6"/>
    <w:rsid w:val="007A6B43"/>
    <w:rsid w:val="007A6FEC"/>
    <w:rsid w:val="007A7280"/>
    <w:rsid w:val="007B03EA"/>
    <w:rsid w:val="007B0935"/>
    <w:rsid w:val="007B0A39"/>
    <w:rsid w:val="007B0A94"/>
    <w:rsid w:val="007B0FA1"/>
    <w:rsid w:val="007B1242"/>
    <w:rsid w:val="007B1C65"/>
    <w:rsid w:val="007B1F4E"/>
    <w:rsid w:val="007B21AD"/>
    <w:rsid w:val="007B22E3"/>
    <w:rsid w:val="007B2B2C"/>
    <w:rsid w:val="007B2CF2"/>
    <w:rsid w:val="007B2D89"/>
    <w:rsid w:val="007B3084"/>
    <w:rsid w:val="007B30DB"/>
    <w:rsid w:val="007B3135"/>
    <w:rsid w:val="007B3819"/>
    <w:rsid w:val="007B3A18"/>
    <w:rsid w:val="007B4464"/>
    <w:rsid w:val="007B46DE"/>
    <w:rsid w:val="007B4895"/>
    <w:rsid w:val="007B48DE"/>
    <w:rsid w:val="007B4E5E"/>
    <w:rsid w:val="007B5220"/>
    <w:rsid w:val="007B53AA"/>
    <w:rsid w:val="007B56B5"/>
    <w:rsid w:val="007B57C7"/>
    <w:rsid w:val="007B5BD5"/>
    <w:rsid w:val="007B5D1A"/>
    <w:rsid w:val="007B60EF"/>
    <w:rsid w:val="007B6127"/>
    <w:rsid w:val="007B6847"/>
    <w:rsid w:val="007B690B"/>
    <w:rsid w:val="007B6B31"/>
    <w:rsid w:val="007B6E1B"/>
    <w:rsid w:val="007B703F"/>
    <w:rsid w:val="007B7234"/>
    <w:rsid w:val="007B7700"/>
    <w:rsid w:val="007B7FE8"/>
    <w:rsid w:val="007C0093"/>
    <w:rsid w:val="007C030D"/>
    <w:rsid w:val="007C0F69"/>
    <w:rsid w:val="007C1176"/>
    <w:rsid w:val="007C1788"/>
    <w:rsid w:val="007C1ABA"/>
    <w:rsid w:val="007C1B08"/>
    <w:rsid w:val="007C1B66"/>
    <w:rsid w:val="007C1F72"/>
    <w:rsid w:val="007C29D2"/>
    <w:rsid w:val="007C3138"/>
    <w:rsid w:val="007C3176"/>
    <w:rsid w:val="007C32A0"/>
    <w:rsid w:val="007C32C3"/>
    <w:rsid w:val="007C3600"/>
    <w:rsid w:val="007C3675"/>
    <w:rsid w:val="007C37E4"/>
    <w:rsid w:val="007C3A3A"/>
    <w:rsid w:val="007C3EC1"/>
    <w:rsid w:val="007C40C2"/>
    <w:rsid w:val="007C4971"/>
    <w:rsid w:val="007C49D7"/>
    <w:rsid w:val="007C592B"/>
    <w:rsid w:val="007C5AC8"/>
    <w:rsid w:val="007C5D9D"/>
    <w:rsid w:val="007C608D"/>
    <w:rsid w:val="007C6570"/>
    <w:rsid w:val="007C657E"/>
    <w:rsid w:val="007C671C"/>
    <w:rsid w:val="007C6CDC"/>
    <w:rsid w:val="007C6F71"/>
    <w:rsid w:val="007C7695"/>
    <w:rsid w:val="007D0139"/>
    <w:rsid w:val="007D0735"/>
    <w:rsid w:val="007D0938"/>
    <w:rsid w:val="007D0F87"/>
    <w:rsid w:val="007D1813"/>
    <w:rsid w:val="007D1CC9"/>
    <w:rsid w:val="007D1FFC"/>
    <w:rsid w:val="007D2184"/>
    <w:rsid w:val="007D2279"/>
    <w:rsid w:val="007D22B6"/>
    <w:rsid w:val="007D2694"/>
    <w:rsid w:val="007D2719"/>
    <w:rsid w:val="007D2C4A"/>
    <w:rsid w:val="007D3BED"/>
    <w:rsid w:val="007D3C07"/>
    <w:rsid w:val="007D3D28"/>
    <w:rsid w:val="007D3E25"/>
    <w:rsid w:val="007D4AF6"/>
    <w:rsid w:val="007D4CA0"/>
    <w:rsid w:val="007D56DD"/>
    <w:rsid w:val="007D58E6"/>
    <w:rsid w:val="007D5D83"/>
    <w:rsid w:val="007D5F24"/>
    <w:rsid w:val="007D73E4"/>
    <w:rsid w:val="007D7B14"/>
    <w:rsid w:val="007D7FDB"/>
    <w:rsid w:val="007E007F"/>
    <w:rsid w:val="007E0371"/>
    <w:rsid w:val="007E0431"/>
    <w:rsid w:val="007E0493"/>
    <w:rsid w:val="007E04C8"/>
    <w:rsid w:val="007E0C22"/>
    <w:rsid w:val="007E194C"/>
    <w:rsid w:val="007E1B47"/>
    <w:rsid w:val="007E1C82"/>
    <w:rsid w:val="007E226D"/>
    <w:rsid w:val="007E254B"/>
    <w:rsid w:val="007E2C1B"/>
    <w:rsid w:val="007E36B8"/>
    <w:rsid w:val="007E3942"/>
    <w:rsid w:val="007E3C85"/>
    <w:rsid w:val="007E3E4A"/>
    <w:rsid w:val="007E4210"/>
    <w:rsid w:val="007E448E"/>
    <w:rsid w:val="007E463B"/>
    <w:rsid w:val="007E47BE"/>
    <w:rsid w:val="007E5A10"/>
    <w:rsid w:val="007E6235"/>
    <w:rsid w:val="007E64A8"/>
    <w:rsid w:val="007E6994"/>
    <w:rsid w:val="007E69C0"/>
    <w:rsid w:val="007E6C32"/>
    <w:rsid w:val="007E6D67"/>
    <w:rsid w:val="007E70A7"/>
    <w:rsid w:val="007E7431"/>
    <w:rsid w:val="007E791A"/>
    <w:rsid w:val="007E7A5E"/>
    <w:rsid w:val="007F06AD"/>
    <w:rsid w:val="007F089F"/>
    <w:rsid w:val="007F1064"/>
    <w:rsid w:val="007F123E"/>
    <w:rsid w:val="007F28CE"/>
    <w:rsid w:val="007F2BB4"/>
    <w:rsid w:val="007F3030"/>
    <w:rsid w:val="007F316A"/>
    <w:rsid w:val="007F3759"/>
    <w:rsid w:val="007F3CED"/>
    <w:rsid w:val="007F426D"/>
    <w:rsid w:val="007F43A3"/>
    <w:rsid w:val="007F4E1A"/>
    <w:rsid w:val="007F4E89"/>
    <w:rsid w:val="007F548C"/>
    <w:rsid w:val="007F573D"/>
    <w:rsid w:val="007F624F"/>
    <w:rsid w:val="007F62C1"/>
    <w:rsid w:val="007F6AF3"/>
    <w:rsid w:val="007F6B05"/>
    <w:rsid w:val="007F7307"/>
    <w:rsid w:val="007F7840"/>
    <w:rsid w:val="007F7D91"/>
    <w:rsid w:val="007F7F58"/>
    <w:rsid w:val="00800684"/>
    <w:rsid w:val="008009DA"/>
    <w:rsid w:val="00800B52"/>
    <w:rsid w:val="008017A2"/>
    <w:rsid w:val="008017C5"/>
    <w:rsid w:val="008018CC"/>
    <w:rsid w:val="00801F3B"/>
    <w:rsid w:val="008027C4"/>
    <w:rsid w:val="00802881"/>
    <w:rsid w:val="00802A94"/>
    <w:rsid w:val="00802AE8"/>
    <w:rsid w:val="008032CC"/>
    <w:rsid w:val="0080358C"/>
    <w:rsid w:val="008044DB"/>
    <w:rsid w:val="00804ABF"/>
    <w:rsid w:val="00804AF7"/>
    <w:rsid w:val="00804C10"/>
    <w:rsid w:val="00804D0E"/>
    <w:rsid w:val="00805073"/>
    <w:rsid w:val="00805113"/>
    <w:rsid w:val="008058C2"/>
    <w:rsid w:val="00805B94"/>
    <w:rsid w:val="00805C90"/>
    <w:rsid w:val="00805E40"/>
    <w:rsid w:val="008062BA"/>
    <w:rsid w:val="008064B8"/>
    <w:rsid w:val="00806985"/>
    <w:rsid w:val="00806B32"/>
    <w:rsid w:val="00806E13"/>
    <w:rsid w:val="00806EF7"/>
    <w:rsid w:val="00807130"/>
    <w:rsid w:val="00807352"/>
    <w:rsid w:val="00807EA3"/>
    <w:rsid w:val="00810250"/>
    <w:rsid w:val="00810B67"/>
    <w:rsid w:val="00811AEF"/>
    <w:rsid w:val="00812111"/>
    <w:rsid w:val="0081334D"/>
    <w:rsid w:val="0081353E"/>
    <w:rsid w:val="00813998"/>
    <w:rsid w:val="0081443F"/>
    <w:rsid w:val="00814676"/>
    <w:rsid w:val="008146C5"/>
    <w:rsid w:val="00814AC0"/>
    <w:rsid w:val="00814F61"/>
    <w:rsid w:val="00815695"/>
    <w:rsid w:val="00815C68"/>
    <w:rsid w:val="0081606C"/>
    <w:rsid w:val="008166F1"/>
    <w:rsid w:val="00816C05"/>
    <w:rsid w:val="00816D2C"/>
    <w:rsid w:val="00816DC8"/>
    <w:rsid w:val="0081782B"/>
    <w:rsid w:val="00817BA4"/>
    <w:rsid w:val="008201AA"/>
    <w:rsid w:val="008207FA"/>
    <w:rsid w:val="00820BD9"/>
    <w:rsid w:val="00821347"/>
    <w:rsid w:val="00821412"/>
    <w:rsid w:val="00821689"/>
    <w:rsid w:val="00821718"/>
    <w:rsid w:val="008220F2"/>
    <w:rsid w:val="008222B2"/>
    <w:rsid w:val="00822510"/>
    <w:rsid w:val="00822682"/>
    <w:rsid w:val="0082271D"/>
    <w:rsid w:val="00822AB9"/>
    <w:rsid w:val="00822D05"/>
    <w:rsid w:val="00822FA7"/>
    <w:rsid w:val="0082327F"/>
    <w:rsid w:val="008239BB"/>
    <w:rsid w:val="00823E5D"/>
    <w:rsid w:val="00823EDA"/>
    <w:rsid w:val="00823FAA"/>
    <w:rsid w:val="00824361"/>
    <w:rsid w:val="00824549"/>
    <w:rsid w:val="00824594"/>
    <w:rsid w:val="008246AC"/>
    <w:rsid w:val="00824D12"/>
    <w:rsid w:val="00825CDB"/>
    <w:rsid w:val="00825E53"/>
    <w:rsid w:val="00825F09"/>
    <w:rsid w:val="00825FB5"/>
    <w:rsid w:val="00826337"/>
    <w:rsid w:val="0082664A"/>
    <w:rsid w:val="00826722"/>
    <w:rsid w:val="0082680F"/>
    <w:rsid w:val="00826B63"/>
    <w:rsid w:val="00826B6E"/>
    <w:rsid w:val="00826E6E"/>
    <w:rsid w:val="008273F6"/>
    <w:rsid w:val="00827532"/>
    <w:rsid w:val="00827627"/>
    <w:rsid w:val="00827955"/>
    <w:rsid w:val="00827ACB"/>
    <w:rsid w:val="00827D16"/>
    <w:rsid w:val="00827DCE"/>
    <w:rsid w:val="00830453"/>
    <w:rsid w:val="00830905"/>
    <w:rsid w:val="008310FA"/>
    <w:rsid w:val="00831339"/>
    <w:rsid w:val="008316A9"/>
    <w:rsid w:val="008317D1"/>
    <w:rsid w:val="00831ABD"/>
    <w:rsid w:val="00831E36"/>
    <w:rsid w:val="00831EC3"/>
    <w:rsid w:val="00832544"/>
    <w:rsid w:val="0083263A"/>
    <w:rsid w:val="0083264F"/>
    <w:rsid w:val="00832684"/>
    <w:rsid w:val="00832702"/>
    <w:rsid w:val="00832709"/>
    <w:rsid w:val="00832CB3"/>
    <w:rsid w:val="00833333"/>
    <w:rsid w:val="00834107"/>
    <w:rsid w:val="008344C9"/>
    <w:rsid w:val="0083485F"/>
    <w:rsid w:val="0083488E"/>
    <w:rsid w:val="008355EB"/>
    <w:rsid w:val="008359DC"/>
    <w:rsid w:val="00836284"/>
    <w:rsid w:val="00836B20"/>
    <w:rsid w:val="00836BD4"/>
    <w:rsid w:val="0083705E"/>
    <w:rsid w:val="008372D3"/>
    <w:rsid w:val="00837F72"/>
    <w:rsid w:val="00840D63"/>
    <w:rsid w:val="0084104F"/>
    <w:rsid w:val="00841231"/>
    <w:rsid w:val="00841567"/>
    <w:rsid w:val="0084179C"/>
    <w:rsid w:val="00841BE6"/>
    <w:rsid w:val="00842190"/>
    <w:rsid w:val="008421BE"/>
    <w:rsid w:val="00842207"/>
    <w:rsid w:val="00842749"/>
    <w:rsid w:val="008427FC"/>
    <w:rsid w:val="00842CA9"/>
    <w:rsid w:val="0084327B"/>
    <w:rsid w:val="008434E4"/>
    <w:rsid w:val="00843C34"/>
    <w:rsid w:val="00843C54"/>
    <w:rsid w:val="00843C62"/>
    <w:rsid w:val="00843DD1"/>
    <w:rsid w:val="00843E25"/>
    <w:rsid w:val="008440FE"/>
    <w:rsid w:val="00844855"/>
    <w:rsid w:val="00844D46"/>
    <w:rsid w:val="00844EF3"/>
    <w:rsid w:val="00844FD7"/>
    <w:rsid w:val="00845115"/>
    <w:rsid w:val="0084537C"/>
    <w:rsid w:val="0084538C"/>
    <w:rsid w:val="00845E0C"/>
    <w:rsid w:val="008468C2"/>
    <w:rsid w:val="008468EE"/>
    <w:rsid w:val="0084691A"/>
    <w:rsid w:val="0084695C"/>
    <w:rsid w:val="00846998"/>
    <w:rsid w:val="0084705B"/>
    <w:rsid w:val="0084720D"/>
    <w:rsid w:val="008472A4"/>
    <w:rsid w:val="0084735D"/>
    <w:rsid w:val="008476CC"/>
    <w:rsid w:val="0085093B"/>
    <w:rsid w:val="00850944"/>
    <w:rsid w:val="0085117F"/>
    <w:rsid w:val="00852039"/>
    <w:rsid w:val="0085252B"/>
    <w:rsid w:val="008525D6"/>
    <w:rsid w:val="0085296D"/>
    <w:rsid w:val="00852B1E"/>
    <w:rsid w:val="00852C2B"/>
    <w:rsid w:val="00853255"/>
    <w:rsid w:val="008535BE"/>
    <w:rsid w:val="00853BE5"/>
    <w:rsid w:val="00853C5C"/>
    <w:rsid w:val="008543A2"/>
    <w:rsid w:val="008556F1"/>
    <w:rsid w:val="00855704"/>
    <w:rsid w:val="00855B80"/>
    <w:rsid w:val="0085629A"/>
    <w:rsid w:val="008564BD"/>
    <w:rsid w:val="008567E2"/>
    <w:rsid w:val="00856902"/>
    <w:rsid w:val="00856BBE"/>
    <w:rsid w:val="00856F25"/>
    <w:rsid w:val="00857106"/>
    <w:rsid w:val="008572B3"/>
    <w:rsid w:val="00857755"/>
    <w:rsid w:val="00857883"/>
    <w:rsid w:val="008600A1"/>
    <w:rsid w:val="00860405"/>
    <w:rsid w:val="008605E6"/>
    <w:rsid w:val="00860F5F"/>
    <w:rsid w:val="008610F7"/>
    <w:rsid w:val="008612A9"/>
    <w:rsid w:val="00861A12"/>
    <w:rsid w:val="00861AC7"/>
    <w:rsid w:val="00861B11"/>
    <w:rsid w:val="00861EC2"/>
    <w:rsid w:val="00862EE6"/>
    <w:rsid w:val="00862F2A"/>
    <w:rsid w:val="00862F70"/>
    <w:rsid w:val="0086300F"/>
    <w:rsid w:val="00863044"/>
    <w:rsid w:val="008641B2"/>
    <w:rsid w:val="00864DCE"/>
    <w:rsid w:val="00864DD3"/>
    <w:rsid w:val="0086522C"/>
    <w:rsid w:val="00865395"/>
    <w:rsid w:val="008653FD"/>
    <w:rsid w:val="00865612"/>
    <w:rsid w:val="00865ADB"/>
    <w:rsid w:val="008661A9"/>
    <w:rsid w:val="008661F1"/>
    <w:rsid w:val="008665DF"/>
    <w:rsid w:val="00866736"/>
    <w:rsid w:val="00866E68"/>
    <w:rsid w:val="00867452"/>
    <w:rsid w:val="0086749B"/>
    <w:rsid w:val="00867503"/>
    <w:rsid w:val="00867643"/>
    <w:rsid w:val="008677EB"/>
    <w:rsid w:val="00867B90"/>
    <w:rsid w:val="00867D88"/>
    <w:rsid w:val="00867E9C"/>
    <w:rsid w:val="00867FB8"/>
    <w:rsid w:val="00870404"/>
    <w:rsid w:val="0087044C"/>
    <w:rsid w:val="00870D15"/>
    <w:rsid w:val="0087123A"/>
    <w:rsid w:val="008715B5"/>
    <w:rsid w:val="008715F4"/>
    <w:rsid w:val="00871E9A"/>
    <w:rsid w:val="008721E5"/>
    <w:rsid w:val="008722B5"/>
    <w:rsid w:val="00872968"/>
    <w:rsid w:val="00872BDF"/>
    <w:rsid w:val="00873181"/>
    <w:rsid w:val="008733D8"/>
    <w:rsid w:val="008734E4"/>
    <w:rsid w:val="00873F7C"/>
    <w:rsid w:val="008744DE"/>
    <w:rsid w:val="00874A16"/>
    <w:rsid w:val="00874B1C"/>
    <w:rsid w:val="00874C85"/>
    <w:rsid w:val="00875CE0"/>
    <w:rsid w:val="00876995"/>
    <w:rsid w:val="00876C57"/>
    <w:rsid w:val="008773AE"/>
    <w:rsid w:val="00880621"/>
    <w:rsid w:val="00880F1C"/>
    <w:rsid w:val="00881548"/>
    <w:rsid w:val="00881B4D"/>
    <w:rsid w:val="00881F56"/>
    <w:rsid w:val="00882882"/>
    <w:rsid w:val="00882AD9"/>
    <w:rsid w:val="00883177"/>
    <w:rsid w:val="0088387C"/>
    <w:rsid w:val="00883AE2"/>
    <w:rsid w:val="00884064"/>
    <w:rsid w:val="00884521"/>
    <w:rsid w:val="00884F6B"/>
    <w:rsid w:val="008855B1"/>
    <w:rsid w:val="00885967"/>
    <w:rsid w:val="0088641B"/>
    <w:rsid w:val="008865BC"/>
    <w:rsid w:val="0088693A"/>
    <w:rsid w:val="00886953"/>
    <w:rsid w:val="00886DB9"/>
    <w:rsid w:val="008870AB"/>
    <w:rsid w:val="008870EA"/>
    <w:rsid w:val="00887882"/>
    <w:rsid w:val="008878E0"/>
    <w:rsid w:val="00887B42"/>
    <w:rsid w:val="00887D05"/>
    <w:rsid w:val="00887D08"/>
    <w:rsid w:val="00887D4D"/>
    <w:rsid w:val="00887F39"/>
    <w:rsid w:val="0089023C"/>
    <w:rsid w:val="008904BF"/>
    <w:rsid w:val="00890604"/>
    <w:rsid w:val="008908CD"/>
    <w:rsid w:val="00890995"/>
    <w:rsid w:val="0089122A"/>
    <w:rsid w:val="008916A8"/>
    <w:rsid w:val="00891DA5"/>
    <w:rsid w:val="00892864"/>
    <w:rsid w:val="00892CE1"/>
    <w:rsid w:val="008933BC"/>
    <w:rsid w:val="008933C0"/>
    <w:rsid w:val="00894745"/>
    <w:rsid w:val="0089474E"/>
    <w:rsid w:val="00894ABE"/>
    <w:rsid w:val="008956A1"/>
    <w:rsid w:val="008957A0"/>
    <w:rsid w:val="008957B7"/>
    <w:rsid w:val="008962BF"/>
    <w:rsid w:val="0089674C"/>
    <w:rsid w:val="008967B4"/>
    <w:rsid w:val="00897201"/>
    <w:rsid w:val="008972D6"/>
    <w:rsid w:val="008974EE"/>
    <w:rsid w:val="00897859"/>
    <w:rsid w:val="00897EE7"/>
    <w:rsid w:val="00897F46"/>
    <w:rsid w:val="00897F63"/>
    <w:rsid w:val="008A02E5"/>
    <w:rsid w:val="008A0363"/>
    <w:rsid w:val="008A07F9"/>
    <w:rsid w:val="008A0825"/>
    <w:rsid w:val="008A0BD5"/>
    <w:rsid w:val="008A0F88"/>
    <w:rsid w:val="008A15D7"/>
    <w:rsid w:val="008A1732"/>
    <w:rsid w:val="008A1F2F"/>
    <w:rsid w:val="008A2594"/>
    <w:rsid w:val="008A27C5"/>
    <w:rsid w:val="008A2EBA"/>
    <w:rsid w:val="008A3A89"/>
    <w:rsid w:val="008A3C0F"/>
    <w:rsid w:val="008A3C9D"/>
    <w:rsid w:val="008A4615"/>
    <w:rsid w:val="008A5D24"/>
    <w:rsid w:val="008A5DA0"/>
    <w:rsid w:val="008A6764"/>
    <w:rsid w:val="008A6CD2"/>
    <w:rsid w:val="008A6D5E"/>
    <w:rsid w:val="008A7169"/>
    <w:rsid w:val="008A7224"/>
    <w:rsid w:val="008A72B6"/>
    <w:rsid w:val="008A73D9"/>
    <w:rsid w:val="008A7629"/>
    <w:rsid w:val="008A7BBD"/>
    <w:rsid w:val="008A7BBE"/>
    <w:rsid w:val="008A7D31"/>
    <w:rsid w:val="008A7F1E"/>
    <w:rsid w:val="008A7FB3"/>
    <w:rsid w:val="008B0D12"/>
    <w:rsid w:val="008B102E"/>
    <w:rsid w:val="008B10B7"/>
    <w:rsid w:val="008B14F4"/>
    <w:rsid w:val="008B1664"/>
    <w:rsid w:val="008B23F0"/>
    <w:rsid w:val="008B2DC3"/>
    <w:rsid w:val="008B323C"/>
    <w:rsid w:val="008B3B26"/>
    <w:rsid w:val="008B3FA3"/>
    <w:rsid w:val="008B4196"/>
    <w:rsid w:val="008B42DF"/>
    <w:rsid w:val="008B44E0"/>
    <w:rsid w:val="008B459D"/>
    <w:rsid w:val="008B4D50"/>
    <w:rsid w:val="008B5170"/>
    <w:rsid w:val="008B56F1"/>
    <w:rsid w:val="008B56F4"/>
    <w:rsid w:val="008B58E7"/>
    <w:rsid w:val="008B5AFA"/>
    <w:rsid w:val="008B64C7"/>
    <w:rsid w:val="008B6906"/>
    <w:rsid w:val="008B7C89"/>
    <w:rsid w:val="008B7D0C"/>
    <w:rsid w:val="008C0311"/>
    <w:rsid w:val="008C0E4E"/>
    <w:rsid w:val="008C1043"/>
    <w:rsid w:val="008C1073"/>
    <w:rsid w:val="008C152E"/>
    <w:rsid w:val="008C1A7B"/>
    <w:rsid w:val="008C1DEC"/>
    <w:rsid w:val="008C28C3"/>
    <w:rsid w:val="008C296F"/>
    <w:rsid w:val="008C2D0F"/>
    <w:rsid w:val="008C2EF9"/>
    <w:rsid w:val="008C33C4"/>
    <w:rsid w:val="008C382A"/>
    <w:rsid w:val="008C3E83"/>
    <w:rsid w:val="008C4135"/>
    <w:rsid w:val="008C47C0"/>
    <w:rsid w:val="008C54A9"/>
    <w:rsid w:val="008C556A"/>
    <w:rsid w:val="008C57E8"/>
    <w:rsid w:val="008C5B92"/>
    <w:rsid w:val="008C60A4"/>
    <w:rsid w:val="008C61A1"/>
    <w:rsid w:val="008C6395"/>
    <w:rsid w:val="008C66B3"/>
    <w:rsid w:val="008C6D18"/>
    <w:rsid w:val="008C734C"/>
    <w:rsid w:val="008C7818"/>
    <w:rsid w:val="008C7BE9"/>
    <w:rsid w:val="008D0C3A"/>
    <w:rsid w:val="008D0E9E"/>
    <w:rsid w:val="008D0EDB"/>
    <w:rsid w:val="008D10C2"/>
    <w:rsid w:val="008D204B"/>
    <w:rsid w:val="008D2DEB"/>
    <w:rsid w:val="008D302F"/>
    <w:rsid w:val="008D33F1"/>
    <w:rsid w:val="008D36B2"/>
    <w:rsid w:val="008D3C29"/>
    <w:rsid w:val="008D4598"/>
    <w:rsid w:val="008D5938"/>
    <w:rsid w:val="008D5A2B"/>
    <w:rsid w:val="008D5E8F"/>
    <w:rsid w:val="008D61E2"/>
    <w:rsid w:val="008D6D15"/>
    <w:rsid w:val="008D6F11"/>
    <w:rsid w:val="008D773D"/>
    <w:rsid w:val="008D78BA"/>
    <w:rsid w:val="008D7920"/>
    <w:rsid w:val="008E001A"/>
    <w:rsid w:val="008E0111"/>
    <w:rsid w:val="008E0209"/>
    <w:rsid w:val="008E0B52"/>
    <w:rsid w:val="008E0BA8"/>
    <w:rsid w:val="008E0DE7"/>
    <w:rsid w:val="008E159E"/>
    <w:rsid w:val="008E19F2"/>
    <w:rsid w:val="008E1A23"/>
    <w:rsid w:val="008E261F"/>
    <w:rsid w:val="008E2AC1"/>
    <w:rsid w:val="008E2B8E"/>
    <w:rsid w:val="008E2C06"/>
    <w:rsid w:val="008E2DB2"/>
    <w:rsid w:val="008E31C5"/>
    <w:rsid w:val="008E4619"/>
    <w:rsid w:val="008E48DF"/>
    <w:rsid w:val="008E4F25"/>
    <w:rsid w:val="008E500B"/>
    <w:rsid w:val="008E5070"/>
    <w:rsid w:val="008E52A7"/>
    <w:rsid w:val="008E54F9"/>
    <w:rsid w:val="008E57A6"/>
    <w:rsid w:val="008E5958"/>
    <w:rsid w:val="008E5EAA"/>
    <w:rsid w:val="008E607E"/>
    <w:rsid w:val="008E61CC"/>
    <w:rsid w:val="008E6258"/>
    <w:rsid w:val="008E6735"/>
    <w:rsid w:val="008E6A8B"/>
    <w:rsid w:val="008E7126"/>
    <w:rsid w:val="008E74FD"/>
    <w:rsid w:val="008E75F7"/>
    <w:rsid w:val="008E7696"/>
    <w:rsid w:val="008E78EE"/>
    <w:rsid w:val="008E7CC4"/>
    <w:rsid w:val="008F0D59"/>
    <w:rsid w:val="008F101F"/>
    <w:rsid w:val="008F1742"/>
    <w:rsid w:val="008F25F0"/>
    <w:rsid w:val="008F26A3"/>
    <w:rsid w:val="008F2F07"/>
    <w:rsid w:val="008F30A2"/>
    <w:rsid w:val="008F353E"/>
    <w:rsid w:val="008F35BA"/>
    <w:rsid w:val="008F386F"/>
    <w:rsid w:val="008F3A81"/>
    <w:rsid w:val="008F404B"/>
    <w:rsid w:val="008F4948"/>
    <w:rsid w:val="008F50F6"/>
    <w:rsid w:val="008F510F"/>
    <w:rsid w:val="008F5C36"/>
    <w:rsid w:val="008F5E60"/>
    <w:rsid w:val="008F5F4F"/>
    <w:rsid w:val="008F62BB"/>
    <w:rsid w:val="008F64B3"/>
    <w:rsid w:val="008F695E"/>
    <w:rsid w:val="008F6E3F"/>
    <w:rsid w:val="008F720D"/>
    <w:rsid w:val="008F7DA1"/>
    <w:rsid w:val="00900757"/>
    <w:rsid w:val="00900D78"/>
    <w:rsid w:val="00900D7E"/>
    <w:rsid w:val="009013FD"/>
    <w:rsid w:val="0090169A"/>
    <w:rsid w:val="0090201A"/>
    <w:rsid w:val="0090269A"/>
    <w:rsid w:val="009028B7"/>
    <w:rsid w:val="009029A1"/>
    <w:rsid w:val="00902BA1"/>
    <w:rsid w:val="00902C74"/>
    <w:rsid w:val="00902F99"/>
    <w:rsid w:val="009030C1"/>
    <w:rsid w:val="00903593"/>
    <w:rsid w:val="00903685"/>
    <w:rsid w:val="009036F7"/>
    <w:rsid w:val="00903B47"/>
    <w:rsid w:val="00903D57"/>
    <w:rsid w:val="00903DD4"/>
    <w:rsid w:val="0090406D"/>
    <w:rsid w:val="00904446"/>
    <w:rsid w:val="00904EE8"/>
    <w:rsid w:val="00905062"/>
    <w:rsid w:val="00905F85"/>
    <w:rsid w:val="009065FB"/>
    <w:rsid w:val="00906ADF"/>
    <w:rsid w:val="00906ED2"/>
    <w:rsid w:val="009072FE"/>
    <w:rsid w:val="009073CF"/>
    <w:rsid w:val="009079DE"/>
    <w:rsid w:val="00907A8E"/>
    <w:rsid w:val="00907C8A"/>
    <w:rsid w:val="00907D83"/>
    <w:rsid w:val="00910356"/>
    <w:rsid w:val="0091057D"/>
    <w:rsid w:val="009106BA"/>
    <w:rsid w:val="00910BE2"/>
    <w:rsid w:val="009116B0"/>
    <w:rsid w:val="00911873"/>
    <w:rsid w:val="00911E79"/>
    <w:rsid w:val="00912232"/>
    <w:rsid w:val="009128B0"/>
    <w:rsid w:val="00912E79"/>
    <w:rsid w:val="00912F62"/>
    <w:rsid w:val="00913265"/>
    <w:rsid w:val="0091326B"/>
    <w:rsid w:val="009134BE"/>
    <w:rsid w:val="00913636"/>
    <w:rsid w:val="00913D16"/>
    <w:rsid w:val="009140BB"/>
    <w:rsid w:val="009147C8"/>
    <w:rsid w:val="00914F51"/>
    <w:rsid w:val="009153C5"/>
    <w:rsid w:val="00915577"/>
    <w:rsid w:val="00915712"/>
    <w:rsid w:val="00915882"/>
    <w:rsid w:val="00915AA7"/>
    <w:rsid w:val="00915D19"/>
    <w:rsid w:val="00916263"/>
    <w:rsid w:val="00916D44"/>
    <w:rsid w:val="00916E0F"/>
    <w:rsid w:val="00917708"/>
    <w:rsid w:val="0091778B"/>
    <w:rsid w:val="0092032E"/>
    <w:rsid w:val="0092062C"/>
    <w:rsid w:val="00920838"/>
    <w:rsid w:val="00920C99"/>
    <w:rsid w:val="00920F22"/>
    <w:rsid w:val="00921374"/>
    <w:rsid w:val="00921495"/>
    <w:rsid w:val="009219BA"/>
    <w:rsid w:val="00921C5C"/>
    <w:rsid w:val="0092225E"/>
    <w:rsid w:val="00922545"/>
    <w:rsid w:val="00922974"/>
    <w:rsid w:val="009231A3"/>
    <w:rsid w:val="00923656"/>
    <w:rsid w:val="009237AC"/>
    <w:rsid w:val="00923D3A"/>
    <w:rsid w:val="00923D92"/>
    <w:rsid w:val="00924052"/>
    <w:rsid w:val="009246CC"/>
    <w:rsid w:val="00924F02"/>
    <w:rsid w:val="00925C50"/>
    <w:rsid w:val="00925D24"/>
    <w:rsid w:val="00925F2E"/>
    <w:rsid w:val="009266E4"/>
    <w:rsid w:val="009269BC"/>
    <w:rsid w:val="00927936"/>
    <w:rsid w:val="00927D87"/>
    <w:rsid w:val="009300CB"/>
    <w:rsid w:val="009309EC"/>
    <w:rsid w:val="0093182B"/>
    <w:rsid w:val="0093186F"/>
    <w:rsid w:val="00931893"/>
    <w:rsid w:val="00931B23"/>
    <w:rsid w:val="00932335"/>
    <w:rsid w:val="00932815"/>
    <w:rsid w:val="0093283D"/>
    <w:rsid w:val="00932B9F"/>
    <w:rsid w:val="00932CBD"/>
    <w:rsid w:val="00932CC0"/>
    <w:rsid w:val="00932F7B"/>
    <w:rsid w:val="00933786"/>
    <w:rsid w:val="00933DCC"/>
    <w:rsid w:val="00934491"/>
    <w:rsid w:val="00934AA8"/>
    <w:rsid w:val="009367C6"/>
    <w:rsid w:val="00936A66"/>
    <w:rsid w:val="00936D64"/>
    <w:rsid w:val="00936E23"/>
    <w:rsid w:val="00937123"/>
    <w:rsid w:val="009404C1"/>
    <w:rsid w:val="0094058F"/>
    <w:rsid w:val="009405E5"/>
    <w:rsid w:val="00940746"/>
    <w:rsid w:val="0094080E"/>
    <w:rsid w:val="00940CA0"/>
    <w:rsid w:val="00940D9F"/>
    <w:rsid w:val="0094178E"/>
    <w:rsid w:val="00942263"/>
    <w:rsid w:val="009427A3"/>
    <w:rsid w:val="009428AD"/>
    <w:rsid w:val="00943228"/>
    <w:rsid w:val="009439D2"/>
    <w:rsid w:val="00943E07"/>
    <w:rsid w:val="00943F16"/>
    <w:rsid w:val="0094402E"/>
    <w:rsid w:val="009452AD"/>
    <w:rsid w:val="0094546F"/>
    <w:rsid w:val="00945EB8"/>
    <w:rsid w:val="009467A8"/>
    <w:rsid w:val="00946809"/>
    <w:rsid w:val="00946A0F"/>
    <w:rsid w:val="00946B44"/>
    <w:rsid w:val="00946CD1"/>
    <w:rsid w:val="00946CF1"/>
    <w:rsid w:val="00946EC8"/>
    <w:rsid w:val="0094725A"/>
    <w:rsid w:val="00950ABE"/>
    <w:rsid w:val="009515ED"/>
    <w:rsid w:val="009518C8"/>
    <w:rsid w:val="00951A85"/>
    <w:rsid w:val="00951BF6"/>
    <w:rsid w:val="0095219E"/>
    <w:rsid w:val="00953139"/>
    <w:rsid w:val="0095389D"/>
    <w:rsid w:val="00953EB8"/>
    <w:rsid w:val="0095401E"/>
    <w:rsid w:val="009544AA"/>
    <w:rsid w:val="0095468A"/>
    <w:rsid w:val="00954927"/>
    <w:rsid w:val="00954A6A"/>
    <w:rsid w:val="00954F00"/>
    <w:rsid w:val="00955154"/>
    <w:rsid w:val="009556BE"/>
    <w:rsid w:val="009557EF"/>
    <w:rsid w:val="00955C76"/>
    <w:rsid w:val="00955EDA"/>
    <w:rsid w:val="00956203"/>
    <w:rsid w:val="00956276"/>
    <w:rsid w:val="00956666"/>
    <w:rsid w:val="00956B42"/>
    <w:rsid w:val="0095749A"/>
    <w:rsid w:val="00957665"/>
    <w:rsid w:val="0095766B"/>
    <w:rsid w:val="00957ADF"/>
    <w:rsid w:val="00957E3D"/>
    <w:rsid w:val="0096024E"/>
    <w:rsid w:val="0096063B"/>
    <w:rsid w:val="009608B0"/>
    <w:rsid w:val="00960A34"/>
    <w:rsid w:val="00960CB2"/>
    <w:rsid w:val="00961108"/>
    <w:rsid w:val="0096139E"/>
    <w:rsid w:val="00961853"/>
    <w:rsid w:val="009619EB"/>
    <w:rsid w:val="00961A35"/>
    <w:rsid w:val="00961D8E"/>
    <w:rsid w:val="00961EC6"/>
    <w:rsid w:val="009624F9"/>
    <w:rsid w:val="00962501"/>
    <w:rsid w:val="00962EAF"/>
    <w:rsid w:val="009630A3"/>
    <w:rsid w:val="00963519"/>
    <w:rsid w:val="0096377B"/>
    <w:rsid w:val="00963BEF"/>
    <w:rsid w:val="00964035"/>
    <w:rsid w:val="0096438A"/>
    <w:rsid w:val="0096439E"/>
    <w:rsid w:val="00964780"/>
    <w:rsid w:val="009647A0"/>
    <w:rsid w:val="00964E99"/>
    <w:rsid w:val="0096525C"/>
    <w:rsid w:val="00965768"/>
    <w:rsid w:val="009658B0"/>
    <w:rsid w:val="00965F54"/>
    <w:rsid w:val="0096699F"/>
    <w:rsid w:val="009669DD"/>
    <w:rsid w:val="00966A06"/>
    <w:rsid w:val="00966D6E"/>
    <w:rsid w:val="0096759A"/>
    <w:rsid w:val="00967669"/>
    <w:rsid w:val="00970214"/>
    <w:rsid w:val="00970336"/>
    <w:rsid w:val="009704CE"/>
    <w:rsid w:val="00970BEB"/>
    <w:rsid w:val="00970D94"/>
    <w:rsid w:val="0097147A"/>
    <w:rsid w:val="00972137"/>
    <w:rsid w:val="009724B6"/>
    <w:rsid w:val="009729A9"/>
    <w:rsid w:val="00972D21"/>
    <w:rsid w:val="0097321E"/>
    <w:rsid w:val="00973300"/>
    <w:rsid w:val="009734F5"/>
    <w:rsid w:val="009739C9"/>
    <w:rsid w:val="00973A2E"/>
    <w:rsid w:val="00973CBF"/>
    <w:rsid w:val="00973D9D"/>
    <w:rsid w:val="0097409D"/>
    <w:rsid w:val="00974152"/>
    <w:rsid w:val="009741BF"/>
    <w:rsid w:val="0097448B"/>
    <w:rsid w:val="00974900"/>
    <w:rsid w:val="009749EA"/>
    <w:rsid w:val="00974D91"/>
    <w:rsid w:val="00974DEE"/>
    <w:rsid w:val="009750E2"/>
    <w:rsid w:val="00975189"/>
    <w:rsid w:val="0097524D"/>
    <w:rsid w:val="00975CA2"/>
    <w:rsid w:val="0097637F"/>
    <w:rsid w:val="00976AE2"/>
    <w:rsid w:val="00976DF1"/>
    <w:rsid w:val="00977198"/>
    <w:rsid w:val="00977812"/>
    <w:rsid w:val="00977935"/>
    <w:rsid w:val="009803D3"/>
    <w:rsid w:val="0098062C"/>
    <w:rsid w:val="00980A81"/>
    <w:rsid w:val="00980B98"/>
    <w:rsid w:val="0098150B"/>
    <w:rsid w:val="00981D33"/>
    <w:rsid w:val="00982090"/>
    <w:rsid w:val="009820C6"/>
    <w:rsid w:val="00982D8C"/>
    <w:rsid w:val="00982F6A"/>
    <w:rsid w:val="00983165"/>
    <w:rsid w:val="00983613"/>
    <w:rsid w:val="0098382E"/>
    <w:rsid w:val="00984264"/>
    <w:rsid w:val="009843E2"/>
    <w:rsid w:val="0098463E"/>
    <w:rsid w:val="00985549"/>
    <w:rsid w:val="0098601A"/>
    <w:rsid w:val="0098644B"/>
    <w:rsid w:val="0098660D"/>
    <w:rsid w:val="00986AAC"/>
    <w:rsid w:val="00987A50"/>
    <w:rsid w:val="00987A84"/>
    <w:rsid w:val="00987E6F"/>
    <w:rsid w:val="00987ED2"/>
    <w:rsid w:val="009900D8"/>
    <w:rsid w:val="00990196"/>
    <w:rsid w:val="0099077D"/>
    <w:rsid w:val="00990942"/>
    <w:rsid w:val="0099131C"/>
    <w:rsid w:val="00991A91"/>
    <w:rsid w:val="00991DA9"/>
    <w:rsid w:val="009928C5"/>
    <w:rsid w:val="009929FB"/>
    <w:rsid w:val="00993285"/>
    <w:rsid w:val="0099388A"/>
    <w:rsid w:val="009938B8"/>
    <w:rsid w:val="0099397A"/>
    <w:rsid w:val="00993B3E"/>
    <w:rsid w:val="00993C54"/>
    <w:rsid w:val="00993D6C"/>
    <w:rsid w:val="00994182"/>
    <w:rsid w:val="00994318"/>
    <w:rsid w:val="00994368"/>
    <w:rsid w:val="00994523"/>
    <w:rsid w:val="009948EE"/>
    <w:rsid w:val="00994952"/>
    <w:rsid w:val="00995078"/>
    <w:rsid w:val="00995716"/>
    <w:rsid w:val="009965E1"/>
    <w:rsid w:val="00997093"/>
    <w:rsid w:val="00997629"/>
    <w:rsid w:val="009978DD"/>
    <w:rsid w:val="009A0199"/>
    <w:rsid w:val="009A037F"/>
    <w:rsid w:val="009A08C1"/>
    <w:rsid w:val="009A0E2D"/>
    <w:rsid w:val="009A175E"/>
    <w:rsid w:val="009A188C"/>
    <w:rsid w:val="009A1D5F"/>
    <w:rsid w:val="009A20AF"/>
    <w:rsid w:val="009A22A7"/>
    <w:rsid w:val="009A22AA"/>
    <w:rsid w:val="009A2534"/>
    <w:rsid w:val="009A27A0"/>
    <w:rsid w:val="009A2A55"/>
    <w:rsid w:val="009A3051"/>
    <w:rsid w:val="009A386F"/>
    <w:rsid w:val="009A38B4"/>
    <w:rsid w:val="009A3B90"/>
    <w:rsid w:val="009A3E92"/>
    <w:rsid w:val="009A405F"/>
    <w:rsid w:val="009A418E"/>
    <w:rsid w:val="009A421E"/>
    <w:rsid w:val="009A4258"/>
    <w:rsid w:val="009A4540"/>
    <w:rsid w:val="009A4A8F"/>
    <w:rsid w:val="009A4B0F"/>
    <w:rsid w:val="009A5743"/>
    <w:rsid w:val="009A58ED"/>
    <w:rsid w:val="009A5D67"/>
    <w:rsid w:val="009A607D"/>
    <w:rsid w:val="009A61CC"/>
    <w:rsid w:val="009A6391"/>
    <w:rsid w:val="009A658F"/>
    <w:rsid w:val="009A6866"/>
    <w:rsid w:val="009A7602"/>
    <w:rsid w:val="009A7B54"/>
    <w:rsid w:val="009A7CC7"/>
    <w:rsid w:val="009B00CA"/>
    <w:rsid w:val="009B04B2"/>
    <w:rsid w:val="009B04C1"/>
    <w:rsid w:val="009B06F1"/>
    <w:rsid w:val="009B19EB"/>
    <w:rsid w:val="009B1ACC"/>
    <w:rsid w:val="009B1D62"/>
    <w:rsid w:val="009B26BA"/>
    <w:rsid w:val="009B28D6"/>
    <w:rsid w:val="009B29E1"/>
    <w:rsid w:val="009B2B3A"/>
    <w:rsid w:val="009B2C39"/>
    <w:rsid w:val="009B2D89"/>
    <w:rsid w:val="009B2EF7"/>
    <w:rsid w:val="009B2F31"/>
    <w:rsid w:val="009B3607"/>
    <w:rsid w:val="009B37BA"/>
    <w:rsid w:val="009B37DE"/>
    <w:rsid w:val="009B3881"/>
    <w:rsid w:val="009B3969"/>
    <w:rsid w:val="009B3F85"/>
    <w:rsid w:val="009B3FD3"/>
    <w:rsid w:val="009B413B"/>
    <w:rsid w:val="009B531F"/>
    <w:rsid w:val="009B55E2"/>
    <w:rsid w:val="009B5C6F"/>
    <w:rsid w:val="009B6523"/>
    <w:rsid w:val="009B67D6"/>
    <w:rsid w:val="009B6802"/>
    <w:rsid w:val="009B6FC9"/>
    <w:rsid w:val="009B77F4"/>
    <w:rsid w:val="009B7938"/>
    <w:rsid w:val="009B7E00"/>
    <w:rsid w:val="009C004C"/>
    <w:rsid w:val="009C08D4"/>
    <w:rsid w:val="009C0966"/>
    <w:rsid w:val="009C09A2"/>
    <w:rsid w:val="009C09E2"/>
    <w:rsid w:val="009C0B31"/>
    <w:rsid w:val="009C1928"/>
    <w:rsid w:val="009C1A02"/>
    <w:rsid w:val="009C1D17"/>
    <w:rsid w:val="009C21DD"/>
    <w:rsid w:val="009C26AE"/>
    <w:rsid w:val="009C278D"/>
    <w:rsid w:val="009C2CEC"/>
    <w:rsid w:val="009C2D9F"/>
    <w:rsid w:val="009C3339"/>
    <w:rsid w:val="009C3693"/>
    <w:rsid w:val="009C3DC6"/>
    <w:rsid w:val="009C3E98"/>
    <w:rsid w:val="009C4A9E"/>
    <w:rsid w:val="009C4CE8"/>
    <w:rsid w:val="009C4CF2"/>
    <w:rsid w:val="009C4D78"/>
    <w:rsid w:val="009C5077"/>
    <w:rsid w:val="009C54F3"/>
    <w:rsid w:val="009C5A84"/>
    <w:rsid w:val="009C5C5A"/>
    <w:rsid w:val="009C6C2F"/>
    <w:rsid w:val="009C7650"/>
    <w:rsid w:val="009C7CB6"/>
    <w:rsid w:val="009D0308"/>
    <w:rsid w:val="009D0566"/>
    <w:rsid w:val="009D05AC"/>
    <w:rsid w:val="009D0DE9"/>
    <w:rsid w:val="009D0E40"/>
    <w:rsid w:val="009D1106"/>
    <w:rsid w:val="009D198D"/>
    <w:rsid w:val="009D1BF7"/>
    <w:rsid w:val="009D1EA7"/>
    <w:rsid w:val="009D243D"/>
    <w:rsid w:val="009D325E"/>
    <w:rsid w:val="009D330D"/>
    <w:rsid w:val="009D3720"/>
    <w:rsid w:val="009D3894"/>
    <w:rsid w:val="009D3ACC"/>
    <w:rsid w:val="009D3B98"/>
    <w:rsid w:val="009D3FAD"/>
    <w:rsid w:val="009D40D2"/>
    <w:rsid w:val="009D4162"/>
    <w:rsid w:val="009D43BF"/>
    <w:rsid w:val="009D49AE"/>
    <w:rsid w:val="009D4C1E"/>
    <w:rsid w:val="009D5020"/>
    <w:rsid w:val="009D5197"/>
    <w:rsid w:val="009D5287"/>
    <w:rsid w:val="009D53D0"/>
    <w:rsid w:val="009D5AD8"/>
    <w:rsid w:val="009D61C4"/>
    <w:rsid w:val="009D6595"/>
    <w:rsid w:val="009D7D02"/>
    <w:rsid w:val="009E03B1"/>
    <w:rsid w:val="009E072A"/>
    <w:rsid w:val="009E076C"/>
    <w:rsid w:val="009E1244"/>
    <w:rsid w:val="009E1479"/>
    <w:rsid w:val="009E1E0C"/>
    <w:rsid w:val="009E2A54"/>
    <w:rsid w:val="009E2CD2"/>
    <w:rsid w:val="009E2E55"/>
    <w:rsid w:val="009E30E9"/>
    <w:rsid w:val="009E3160"/>
    <w:rsid w:val="009E3BAB"/>
    <w:rsid w:val="009E3EFF"/>
    <w:rsid w:val="009E424E"/>
    <w:rsid w:val="009E429E"/>
    <w:rsid w:val="009E42BC"/>
    <w:rsid w:val="009E4ABC"/>
    <w:rsid w:val="009E4AFE"/>
    <w:rsid w:val="009E4BDE"/>
    <w:rsid w:val="009E4C56"/>
    <w:rsid w:val="009E595B"/>
    <w:rsid w:val="009E5C36"/>
    <w:rsid w:val="009E5D58"/>
    <w:rsid w:val="009E5F62"/>
    <w:rsid w:val="009E623E"/>
    <w:rsid w:val="009E6CC9"/>
    <w:rsid w:val="009E6E92"/>
    <w:rsid w:val="009E6E95"/>
    <w:rsid w:val="009E7237"/>
    <w:rsid w:val="009E72EC"/>
    <w:rsid w:val="009E739F"/>
    <w:rsid w:val="009E7F3D"/>
    <w:rsid w:val="009F02C2"/>
    <w:rsid w:val="009F049D"/>
    <w:rsid w:val="009F0541"/>
    <w:rsid w:val="009F0602"/>
    <w:rsid w:val="009F0B1D"/>
    <w:rsid w:val="009F0EED"/>
    <w:rsid w:val="009F162E"/>
    <w:rsid w:val="009F1A5F"/>
    <w:rsid w:val="009F1AB6"/>
    <w:rsid w:val="009F251F"/>
    <w:rsid w:val="009F2BEB"/>
    <w:rsid w:val="009F34DA"/>
    <w:rsid w:val="009F415F"/>
    <w:rsid w:val="009F41EF"/>
    <w:rsid w:val="009F45C2"/>
    <w:rsid w:val="009F4EF6"/>
    <w:rsid w:val="009F50AA"/>
    <w:rsid w:val="009F515C"/>
    <w:rsid w:val="009F574B"/>
    <w:rsid w:val="009F5843"/>
    <w:rsid w:val="009F5E5A"/>
    <w:rsid w:val="009F5FAB"/>
    <w:rsid w:val="009F60FD"/>
    <w:rsid w:val="009F6155"/>
    <w:rsid w:val="009F61EF"/>
    <w:rsid w:val="009F65D5"/>
    <w:rsid w:val="009F67B4"/>
    <w:rsid w:val="009F6953"/>
    <w:rsid w:val="009F6C0F"/>
    <w:rsid w:val="009F6E3A"/>
    <w:rsid w:val="009F7515"/>
    <w:rsid w:val="009F7AEE"/>
    <w:rsid w:val="00A0013F"/>
    <w:rsid w:val="00A00EC7"/>
    <w:rsid w:val="00A00F59"/>
    <w:rsid w:val="00A0166E"/>
    <w:rsid w:val="00A016CC"/>
    <w:rsid w:val="00A01ECA"/>
    <w:rsid w:val="00A02427"/>
    <w:rsid w:val="00A03A3A"/>
    <w:rsid w:val="00A03C7C"/>
    <w:rsid w:val="00A03DF2"/>
    <w:rsid w:val="00A04379"/>
    <w:rsid w:val="00A04650"/>
    <w:rsid w:val="00A04A6D"/>
    <w:rsid w:val="00A04C7C"/>
    <w:rsid w:val="00A04EBF"/>
    <w:rsid w:val="00A055DA"/>
    <w:rsid w:val="00A05A17"/>
    <w:rsid w:val="00A05C20"/>
    <w:rsid w:val="00A05EEE"/>
    <w:rsid w:val="00A0629B"/>
    <w:rsid w:val="00A06769"/>
    <w:rsid w:val="00A06B37"/>
    <w:rsid w:val="00A07521"/>
    <w:rsid w:val="00A07AC1"/>
    <w:rsid w:val="00A07B31"/>
    <w:rsid w:val="00A07D37"/>
    <w:rsid w:val="00A10D83"/>
    <w:rsid w:val="00A1120C"/>
    <w:rsid w:val="00A11519"/>
    <w:rsid w:val="00A11D8B"/>
    <w:rsid w:val="00A128A7"/>
    <w:rsid w:val="00A12A15"/>
    <w:rsid w:val="00A12A9E"/>
    <w:rsid w:val="00A12AD7"/>
    <w:rsid w:val="00A13B75"/>
    <w:rsid w:val="00A14436"/>
    <w:rsid w:val="00A144DC"/>
    <w:rsid w:val="00A1458F"/>
    <w:rsid w:val="00A14E2C"/>
    <w:rsid w:val="00A1504C"/>
    <w:rsid w:val="00A15980"/>
    <w:rsid w:val="00A15A3A"/>
    <w:rsid w:val="00A15FD1"/>
    <w:rsid w:val="00A162B9"/>
    <w:rsid w:val="00A16375"/>
    <w:rsid w:val="00A177F4"/>
    <w:rsid w:val="00A17B24"/>
    <w:rsid w:val="00A20189"/>
    <w:rsid w:val="00A2039B"/>
    <w:rsid w:val="00A20758"/>
    <w:rsid w:val="00A214EC"/>
    <w:rsid w:val="00A21502"/>
    <w:rsid w:val="00A21568"/>
    <w:rsid w:val="00A21668"/>
    <w:rsid w:val="00A22066"/>
    <w:rsid w:val="00A2207F"/>
    <w:rsid w:val="00A226CE"/>
    <w:rsid w:val="00A229B2"/>
    <w:rsid w:val="00A23034"/>
    <w:rsid w:val="00A23036"/>
    <w:rsid w:val="00A2327B"/>
    <w:rsid w:val="00A235DB"/>
    <w:rsid w:val="00A2365F"/>
    <w:rsid w:val="00A23712"/>
    <w:rsid w:val="00A24564"/>
    <w:rsid w:val="00A24652"/>
    <w:rsid w:val="00A25176"/>
    <w:rsid w:val="00A252E6"/>
    <w:rsid w:val="00A2574A"/>
    <w:rsid w:val="00A2576B"/>
    <w:rsid w:val="00A25CC0"/>
    <w:rsid w:val="00A25F2B"/>
    <w:rsid w:val="00A26C5D"/>
    <w:rsid w:val="00A2704E"/>
    <w:rsid w:val="00A270C4"/>
    <w:rsid w:val="00A271C3"/>
    <w:rsid w:val="00A27299"/>
    <w:rsid w:val="00A27A61"/>
    <w:rsid w:val="00A27F63"/>
    <w:rsid w:val="00A27FF5"/>
    <w:rsid w:val="00A300B3"/>
    <w:rsid w:val="00A30235"/>
    <w:rsid w:val="00A3033E"/>
    <w:rsid w:val="00A3069D"/>
    <w:rsid w:val="00A30CB1"/>
    <w:rsid w:val="00A30D8E"/>
    <w:rsid w:val="00A30FDD"/>
    <w:rsid w:val="00A31969"/>
    <w:rsid w:val="00A32357"/>
    <w:rsid w:val="00A326C7"/>
    <w:rsid w:val="00A328AC"/>
    <w:rsid w:val="00A32AB7"/>
    <w:rsid w:val="00A32DA4"/>
    <w:rsid w:val="00A333F5"/>
    <w:rsid w:val="00A3354C"/>
    <w:rsid w:val="00A33B71"/>
    <w:rsid w:val="00A33DA9"/>
    <w:rsid w:val="00A34896"/>
    <w:rsid w:val="00A34B9F"/>
    <w:rsid w:val="00A34C56"/>
    <w:rsid w:val="00A34E81"/>
    <w:rsid w:val="00A358BD"/>
    <w:rsid w:val="00A35B1F"/>
    <w:rsid w:val="00A365F6"/>
    <w:rsid w:val="00A36A2E"/>
    <w:rsid w:val="00A37109"/>
    <w:rsid w:val="00A3713E"/>
    <w:rsid w:val="00A377CA"/>
    <w:rsid w:val="00A37918"/>
    <w:rsid w:val="00A3795F"/>
    <w:rsid w:val="00A37D8F"/>
    <w:rsid w:val="00A4034B"/>
    <w:rsid w:val="00A4120F"/>
    <w:rsid w:val="00A4161B"/>
    <w:rsid w:val="00A41881"/>
    <w:rsid w:val="00A41ABA"/>
    <w:rsid w:val="00A4226A"/>
    <w:rsid w:val="00A42697"/>
    <w:rsid w:val="00A4284B"/>
    <w:rsid w:val="00A42CBE"/>
    <w:rsid w:val="00A43111"/>
    <w:rsid w:val="00A43317"/>
    <w:rsid w:val="00A43A64"/>
    <w:rsid w:val="00A43CC4"/>
    <w:rsid w:val="00A44BDA"/>
    <w:rsid w:val="00A4590F"/>
    <w:rsid w:val="00A45D1F"/>
    <w:rsid w:val="00A45F8E"/>
    <w:rsid w:val="00A4620A"/>
    <w:rsid w:val="00A468D5"/>
    <w:rsid w:val="00A46E12"/>
    <w:rsid w:val="00A474A2"/>
    <w:rsid w:val="00A47B60"/>
    <w:rsid w:val="00A47FD9"/>
    <w:rsid w:val="00A50719"/>
    <w:rsid w:val="00A509A8"/>
    <w:rsid w:val="00A50CB7"/>
    <w:rsid w:val="00A515C8"/>
    <w:rsid w:val="00A51C90"/>
    <w:rsid w:val="00A52009"/>
    <w:rsid w:val="00A52107"/>
    <w:rsid w:val="00A52836"/>
    <w:rsid w:val="00A52D79"/>
    <w:rsid w:val="00A52D90"/>
    <w:rsid w:val="00A52DED"/>
    <w:rsid w:val="00A52E9A"/>
    <w:rsid w:val="00A5322A"/>
    <w:rsid w:val="00A533F2"/>
    <w:rsid w:val="00A53747"/>
    <w:rsid w:val="00A539A6"/>
    <w:rsid w:val="00A53CCB"/>
    <w:rsid w:val="00A54126"/>
    <w:rsid w:val="00A549CD"/>
    <w:rsid w:val="00A54AF7"/>
    <w:rsid w:val="00A55257"/>
    <w:rsid w:val="00A557BE"/>
    <w:rsid w:val="00A55FD4"/>
    <w:rsid w:val="00A57E30"/>
    <w:rsid w:val="00A60033"/>
    <w:rsid w:val="00A60CC5"/>
    <w:rsid w:val="00A60ED0"/>
    <w:rsid w:val="00A62143"/>
    <w:rsid w:val="00A622E7"/>
    <w:rsid w:val="00A6298A"/>
    <w:rsid w:val="00A629DE"/>
    <w:rsid w:val="00A62AC0"/>
    <w:rsid w:val="00A6328D"/>
    <w:rsid w:val="00A633AF"/>
    <w:rsid w:val="00A634EE"/>
    <w:rsid w:val="00A63C3B"/>
    <w:rsid w:val="00A64776"/>
    <w:rsid w:val="00A64ED9"/>
    <w:rsid w:val="00A650B7"/>
    <w:rsid w:val="00A65255"/>
    <w:rsid w:val="00A6566B"/>
    <w:rsid w:val="00A65E9B"/>
    <w:rsid w:val="00A663D8"/>
    <w:rsid w:val="00A665B9"/>
    <w:rsid w:val="00A66736"/>
    <w:rsid w:val="00A66AA5"/>
    <w:rsid w:val="00A66B5F"/>
    <w:rsid w:val="00A67E95"/>
    <w:rsid w:val="00A67F93"/>
    <w:rsid w:val="00A702D8"/>
    <w:rsid w:val="00A703B1"/>
    <w:rsid w:val="00A7047B"/>
    <w:rsid w:val="00A708C3"/>
    <w:rsid w:val="00A7122C"/>
    <w:rsid w:val="00A718BA"/>
    <w:rsid w:val="00A72288"/>
    <w:rsid w:val="00A7254D"/>
    <w:rsid w:val="00A72579"/>
    <w:rsid w:val="00A7272C"/>
    <w:rsid w:val="00A728F4"/>
    <w:rsid w:val="00A7313A"/>
    <w:rsid w:val="00A73439"/>
    <w:rsid w:val="00A7441B"/>
    <w:rsid w:val="00A74450"/>
    <w:rsid w:val="00A747B2"/>
    <w:rsid w:val="00A74871"/>
    <w:rsid w:val="00A7489E"/>
    <w:rsid w:val="00A74B4E"/>
    <w:rsid w:val="00A74B7E"/>
    <w:rsid w:val="00A74BC0"/>
    <w:rsid w:val="00A7505A"/>
    <w:rsid w:val="00A761C8"/>
    <w:rsid w:val="00A763F0"/>
    <w:rsid w:val="00A76766"/>
    <w:rsid w:val="00A7730B"/>
    <w:rsid w:val="00A774F9"/>
    <w:rsid w:val="00A777AB"/>
    <w:rsid w:val="00A77FFE"/>
    <w:rsid w:val="00A80FA9"/>
    <w:rsid w:val="00A81409"/>
    <w:rsid w:val="00A815C2"/>
    <w:rsid w:val="00A816B2"/>
    <w:rsid w:val="00A817D8"/>
    <w:rsid w:val="00A81AE3"/>
    <w:rsid w:val="00A8213E"/>
    <w:rsid w:val="00A822DA"/>
    <w:rsid w:val="00A82669"/>
    <w:rsid w:val="00A826B2"/>
    <w:rsid w:val="00A8291E"/>
    <w:rsid w:val="00A831C3"/>
    <w:rsid w:val="00A832CE"/>
    <w:rsid w:val="00A833F2"/>
    <w:rsid w:val="00A8360F"/>
    <w:rsid w:val="00A83882"/>
    <w:rsid w:val="00A83CDB"/>
    <w:rsid w:val="00A841A4"/>
    <w:rsid w:val="00A842D7"/>
    <w:rsid w:val="00A848E7"/>
    <w:rsid w:val="00A849E8"/>
    <w:rsid w:val="00A84D1C"/>
    <w:rsid w:val="00A858DF"/>
    <w:rsid w:val="00A85CD6"/>
    <w:rsid w:val="00A8673E"/>
    <w:rsid w:val="00A86933"/>
    <w:rsid w:val="00A86B8B"/>
    <w:rsid w:val="00A86CCE"/>
    <w:rsid w:val="00A86DB6"/>
    <w:rsid w:val="00A86ECF"/>
    <w:rsid w:val="00A8730C"/>
    <w:rsid w:val="00A87E72"/>
    <w:rsid w:val="00A901C5"/>
    <w:rsid w:val="00A9036D"/>
    <w:rsid w:val="00A90372"/>
    <w:rsid w:val="00A90467"/>
    <w:rsid w:val="00A9104F"/>
    <w:rsid w:val="00A9140F"/>
    <w:rsid w:val="00A91454"/>
    <w:rsid w:val="00A91778"/>
    <w:rsid w:val="00A91985"/>
    <w:rsid w:val="00A919F3"/>
    <w:rsid w:val="00A9223A"/>
    <w:rsid w:val="00A922A4"/>
    <w:rsid w:val="00A9397B"/>
    <w:rsid w:val="00A93FEA"/>
    <w:rsid w:val="00A94A87"/>
    <w:rsid w:val="00A94D17"/>
    <w:rsid w:val="00A961EE"/>
    <w:rsid w:val="00A96A59"/>
    <w:rsid w:val="00A96A5C"/>
    <w:rsid w:val="00A96BA7"/>
    <w:rsid w:val="00A96C38"/>
    <w:rsid w:val="00A96E84"/>
    <w:rsid w:val="00A96EEE"/>
    <w:rsid w:val="00A9730A"/>
    <w:rsid w:val="00A9790B"/>
    <w:rsid w:val="00A97D57"/>
    <w:rsid w:val="00AA0542"/>
    <w:rsid w:val="00AA060F"/>
    <w:rsid w:val="00AA092E"/>
    <w:rsid w:val="00AA0A4B"/>
    <w:rsid w:val="00AA140A"/>
    <w:rsid w:val="00AA1D13"/>
    <w:rsid w:val="00AA1F0B"/>
    <w:rsid w:val="00AA2834"/>
    <w:rsid w:val="00AA286E"/>
    <w:rsid w:val="00AA2BB8"/>
    <w:rsid w:val="00AA2C31"/>
    <w:rsid w:val="00AA2C5F"/>
    <w:rsid w:val="00AA35EC"/>
    <w:rsid w:val="00AA3B29"/>
    <w:rsid w:val="00AA3C1E"/>
    <w:rsid w:val="00AA3D73"/>
    <w:rsid w:val="00AA3D9C"/>
    <w:rsid w:val="00AA3DB8"/>
    <w:rsid w:val="00AA4326"/>
    <w:rsid w:val="00AA48B9"/>
    <w:rsid w:val="00AA4D96"/>
    <w:rsid w:val="00AA525A"/>
    <w:rsid w:val="00AA5428"/>
    <w:rsid w:val="00AA5591"/>
    <w:rsid w:val="00AA588D"/>
    <w:rsid w:val="00AA59D2"/>
    <w:rsid w:val="00AA5D90"/>
    <w:rsid w:val="00AA61A4"/>
    <w:rsid w:val="00AA7262"/>
    <w:rsid w:val="00AA7374"/>
    <w:rsid w:val="00AA7A04"/>
    <w:rsid w:val="00AA7CBE"/>
    <w:rsid w:val="00AB0697"/>
    <w:rsid w:val="00AB08C2"/>
    <w:rsid w:val="00AB0C81"/>
    <w:rsid w:val="00AB0CA8"/>
    <w:rsid w:val="00AB0CC4"/>
    <w:rsid w:val="00AB0EEB"/>
    <w:rsid w:val="00AB10A5"/>
    <w:rsid w:val="00AB15E9"/>
    <w:rsid w:val="00AB1880"/>
    <w:rsid w:val="00AB1DF4"/>
    <w:rsid w:val="00AB2535"/>
    <w:rsid w:val="00AB276C"/>
    <w:rsid w:val="00AB2975"/>
    <w:rsid w:val="00AB2B1E"/>
    <w:rsid w:val="00AB2B52"/>
    <w:rsid w:val="00AB3C32"/>
    <w:rsid w:val="00AB3F7D"/>
    <w:rsid w:val="00AB40B3"/>
    <w:rsid w:val="00AB4CC2"/>
    <w:rsid w:val="00AB4ED4"/>
    <w:rsid w:val="00AB4F9F"/>
    <w:rsid w:val="00AB5A12"/>
    <w:rsid w:val="00AB5C18"/>
    <w:rsid w:val="00AB6997"/>
    <w:rsid w:val="00AB6CB6"/>
    <w:rsid w:val="00AB716E"/>
    <w:rsid w:val="00AB721F"/>
    <w:rsid w:val="00AB74CF"/>
    <w:rsid w:val="00AB7A5D"/>
    <w:rsid w:val="00AC046B"/>
    <w:rsid w:val="00AC0633"/>
    <w:rsid w:val="00AC0F36"/>
    <w:rsid w:val="00AC16D3"/>
    <w:rsid w:val="00AC18FD"/>
    <w:rsid w:val="00AC19C2"/>
    <w:rsid w:val="00AC219D"/>
    <w:rsid w:val="00AC24C2"/>
    <w:rsid w:val="00AC25E1"/>
    <w:rsid w:val="00AC2A89"/>
    <w:rsid w:val="00AC2FAE"/>
    <w:rsid w:val="00AC3103"/>
    <w:rsid w:val="00AC377F"/>
    <w:rsid w:val="00AC3D06"/>
    <w:rsid w:val="00AC4005"/>
    <w:rsid w:val="00AC41BE"/>
    <w:rsid w:val="00AC4293"/>
    <w:rsid w:val="00AC47B2"/>
    <w:rsid w:val="00AC485F"/>
    <w:rsid w:val="00AC4C31"/>
    <w:rsid w:val="00AC5181"/>
    <w:rsid w:val="00AC580B"/>
    <w:rsid w:val="00AC5C91"/>
    <w:rsid w:val="00AC5EBA"/>
    <w:rsid w:val="00AC61F2"/>
    <w:rsid w:val="00AC65A7"/>
    <w:rsid w:val="00AC6634"/>
    <w:rsid w:val="00AC67F9"/>
    <w:rsid w:val="00AC6946"/>
    <w:rsid w:val="00AC69F7"/>
    <w:rsid w:val="00AC6CE9"/>
    <w:rsid w:val="00AC6EF7"/>
    <w:rsid w:val="00AC713B"/>
    <w:rsid w:val="00AC7254"/>
    <w:rsid w:val="00AC74A5"/>
    <w:rsid w:val="00AD0600"/>
    <w:rsid w:val="00AD0BB5"/>
    <w:rsid w:val="00AD0C92"/>
    <w:rsid w:val="00AD0C9B"/>
    <w:rsid w:val="00AD1214"/>
    <w:rsid w:val="00AD14C8"/>
    <w:rsid w:val="00AD1A4B"/>
    <w:rsid w:val="00AD1A60"/>
    <w:rsid w:val="00AD1B93"/>
    <w:rsid w:val="00AD1BE0"/>
    <w:rsid w:val="00AD21CB"/>
    <w:rsid w:val="00AD26BF"/>
    <w:rsid w:val="00AD2DB7"/>
    <w:rsid w:val="00AD2F81"/>
    <w:rsid w:val="00AD2FC6"/>
    <w:rsid w:val="00AD3028"/>
    <w:rsid w:val="00AD30F7"/>
    <w:rsid w:val="00AD3611"/>
    <w:rsid w:val="00AD439D"/>
    <w:rsid w:val="00AD4646"/>
    <w:rsid w:val="00AD46FC"/>
    <w:rsid w:val="00AD48A8"/>
    <w:rsid w:val="00AD4B25"/>
    <w:rsid w:val="00AD4B36"/>
    <w:rsid w:val="00AD4DAF"/>
    <w:rsid w:val="00AD5075"/>
    <w:rsid w:val="00AD569B"/>
    <w:rsid w:val="00AD6211"/>
    <w:rsid w:val="00AD6284"/>
    <w:rsid w:val="00AD66E5"/>
    <w:rsid w:val="00AD676E"/>
    <w:rsid w:val="00AD7282"/>
    <w:rsid w:val="00AD7617"/>
    <w:rsid w:val="00AE01C7"/>
    <w:rsid w:val="00AE0B6B"/>
    <w:rsid w:val="00AE0BE1"/>
    <w:rsid w:val="00AE1194"/>
    <w:rsid w:val="00AE14FA"/>
    <w:rsid w:val="00AE152F"/>
    <w:rsid w:val="00AE178F"/>
    <w:rsid w:val="00AE1F8B"/>
    <w:rsid w:val="00AE2295"/>
    <w:rsid w:val="00AE2387"/>
    <w:rsid w:val="00AE2604"/>
    <w:rsid w:val="00AE29BF"/>
    <w:rsid w:val="00AE2C45"/>
    <w:rsid w:val="00AE2C77"/>
    <w:rsid w:val="00AE2D3E"/>
    <w:rsid w:val="00AE31DC"/>
    <w:rsid w:val="00AE349A"/>
    <w:rsid w:val="00AE3690"/>
    <w:rsid w:val="00AE3A32"/>
    <w:rsid w:val="00AE3FA1"/>
    <w:rsid w:val="00AE5867"/>
    <w:rsid w:val="00AE60BC"/>
    <w:rsid w:val="00AE61FA"/>
    <w:rsid w:val="00AE6322"/>
    <w:rsid w:val="00AE74A9"/>
    <w:rsid w:val="00AE77EE"/>
    <w:rsid w:val="00AE7DA6"/>
    <w:rsid w:val="00AF0F7A"/>
    <w:rsid w:val="00AF113B"/>
    <w:rsid w:val="00AF11C8"/>
    <w:rsid w:val="00AF1797"/>
    <w:rsid w:val="00AF1E1D"/>
    <w:rsid w:val="00AF25D2"/>
    <w:rsid w:val="00AF2DE0"/>
    <w:rsid w:val="00AF32AC"/>
    <w:rsid w:val="00AF3837"/>
    <w:rsid w:val="00AF4352"/>
    <w:rsid w:val="00AF445C"/>
    <w:rsid w:val="00AF51C1"/>
    <w:rsid w:val="00AF51DA"/>
    <w:rsid w:val="00AF56A2"/>
    <w:rsid w:val="00AF58AE"/>
    <w:rsid w:val="00AF5B3F"/>
    <w:rsid w:val="00AF5C92"/>
    <w:rsid w:val="00AF5F40"/>
    <w:rsid w:val="00AF605C"/>
    <w:rsid w:val="00AF627D"/>
    <w:rsid w:val="00AF6940"/>
    <w:rsid w:val="00AF6A89"/>
    <w:rsid w:val="00AF6AC4"/>
    <w:rsid w:val="00B0022A"/>
    <w:rsid w:val="00B004DF"/>
    <w:rsid w:val="00B0074D"/>
    <w:rsid w:val="00B00A5B"/>
    <w:rsid w:val="00B00E4E"/>
    <w:rsid w:val="00B01710"/>
    <w:rsid w:val="00B019F7"/>
    <w:rsid w:val="00B01CDC"/>
    <w:rsid w:val="00B01D98"/>
    <w:rsid w:val="00B0206E"/>
    <w:rsid w:val="00B0224B"/>
    <w:rsid w:val="00B03207"/>
    <w:rsid w:val="00B032BD"/>
    <w:rsid w:val="00B03DDA"/>
    <w:rsid w:val="00B040C3"/>
    <w:rsid w:val="00B042F1"/>
    <w:rsid w:val="00B0477A"/>
    <w:rsid w:val="00B047B2"/>
    <w:rsid w:val="00B04ACA"/>
    <w:rsid w:val="00B04B91"/>
    <w:rsid w:val="00B0513C"/>
    <w:rsid w:val="00B056DF"/>
    <w:rsid w:val="00B05DCF"/>
    <w:rsid w:val="00B061A9"/>
    <w:rsid w:val="00B06744"/>
    <w:rsid w:val="00B067CA"/>
    <w:rsid w:val="00B0771F"/>
    <w:rsid w:val="00B10157"/>
    <w:rsid w:val="00B1049B"/>
    <w:rsid w:val="00B10663"/>
    <w:rsid w:val="00B1074A"/>
    <w:rsid w:val="00B10814"/>
    <w:rsid w:val="00B10ADE"/>
    <w:rsid w:val="00B10B6C"/>
    <w:rsid w:val="00B10EBD"/>
    <w:rsid w:val="00B11191"/>
    <w:rsid w:val="00B11AC0"/>
    <w:rsid w:val="00B11E68"/>
    <w:rsid w:val="00B127B2"/>
    <w:rsid w:val="00B12983"/>
    <w:rsid w:val="00B12AC0"/>
    <w:rsid w:val="00B12B48"/>
    <w:rsid w:val="00B12D7C"/>
    <w:rsid w:val="00B13160"/>
    <w:rsid w:val="00B1386D"/>
    <w:rsid w:val="00B13ACB"/>
    <w:rsid w:val="00B1404C"/>
    <w:rsid w:val="00B142B6"/>
    <w:rsid w:val="00B15A08"/>
    <w:rsid w:val="00B15B52"/>
    <w:rsid w:val="00B15E51"/>
    <w:rsid w:val="00B16067"/>
    <w:rsid w:val="00B162D3"/>
    <w:rsid w:val="00B164C0"/>
    <w:rsid w:val="00B164C3"/>
    <w:rsid w:val="00B16AE9"/>
    <w:rsid w:val="00B17073"/>
    <w:rsid w:val="00B178B5"/>
    <w:rsid w:val="00B17F86"/>
    <w:rsid w:val="00B204C8"/>
    <w:rsid w:val="00B20846"/>
    <w:rsid w:val="00B209BF"/>
    <w:rsid w:val="00B20EB3"/>
    <w:rsid w:val="00B21080"/>
    <w:rsid w:val="00B21151"/>
    <w:rsid w:val="00B214C5"/>
    <w:rsid w:val="00B21DF1"/>
    <w:rsid w:val="00B21DF5"/>
    <w:rsid w:val="00B2280A"/>
    <w:rsid w:val="00B22AAE"/>
    <w:rsid w:val="00B231B1"/>
    <w:rsid w:val="00B231E2"/>
    <w:rsid w:val="00B23762"/>
    <w:rsid w:val="00B24992"/>
    <w:rsid w:val="00B24A06"/>
    <w:rsid w:val="00B24A2C"/>
    <w:rsid w:val="00B251A4"/>
    <w:rsid w:val="00B25503"/>
    <w:rsid w:val="00B25A76"/>
    <w:rsid w:val="00B25C50"/>
    <w:rsid w:val="00B260B1"/>
    <w:rsid w:val="00B26377"/>
    <w:rsid w:val="00B26EB4"/>
    <w:rsid w:val="00B271E1"/>
    <w:rsid w:val="00B27CB6"/>
    <w:rsid w:val="00B30149"/>
    <w:rsid w:val="00B302E1"/>
    <w:rsid w:val="00B3073C"/>
    <w:rsid w:val="00B30904"/>
    <w:rsid w:val="00B30B23"/>
    <w:rsid w:val="00B31047"/>
    <w:rsid w:val="00B31239"/>
    <w:rsid w:val="00B313B3"/>
    <w:rsid w:val="00B314EF"/>
    <w:rsid w:val="00B3164A"/>
    <w:rsid w:val="00B31709"/>
    <w:rsid w:val="00B31F05"/>
    <w:rsid w:val="00B32E97"/>
    <w:rsid w:val="00B33220"/>
    <w:rsid w:val="00B33AA2"/>
    <w:rsid w:val="00B34B29"/>
    <w:rsid w:val="00B34F9D"/>
    <w:rsid w:val="00B350F5"/>
    <w:rsid w:val="00B35167"/>
    <w:rsid w:val="00B35452"/>
    <w:rsid w:val="00B35949"/>
    <w:rsid w:val="00B35DE4"/>
    <w:rsid w:val="00B364A3"/>
    <w:rsid w:val="00B36649"/>
    <w:rsid w:val="00B368EA"/>
    <w:rsid w:val="00B372C5"/>
    <w:rsid w:val="00B37C00"/>
    <w:rsid w:val="00B37D8D"/>
    <w:rsid w:val="00B37FC6"/>
    <w:rsid w:val="00B40074"/>
    <w:rsid w:val="00B40285"/>
    <w:rsid w:val="00B40334"/>
    <w:rsid w:val="00B40CA1"/>
    <w:rsid w:val="00B40E0C"/>
    <w:rsid w:val="00B40E6D"/>
    <w:rsid w:val="00B40EF2"/>
    <w:rsid w:val="00B417C4"/>
    <w:rsid w:val="00B41C6C"/>
    <w:rsid w:val="00B4269B"/>
    <w:rsid w:val="00B4288D"/>
    <w:rsid w:val="00B42BBF"/>
    <w:rsid w:val="00B42C8B"/>
    <w:rsid w:val="00B430CD"/>
    <w:rsid w:val="00B432FF"/>
    <w:rsid w:val="00B43D0B"/>
    <w:rsid w:val="00B448DD"/>
    <w:rsid w:val="00B4498D"/>
    <w:rsid w:val="00B44BC6"/>
    <w:rsid w:val="00B44BE7"/>
    <w:rsid w:val="00B44FA2"/>
    <w:rsid w:val="00B4559D"/>
    <w:rsid w:val="00B45800"/>
    <w:rsid w:val="00B45F0E"/>
    <w:rsid w:val="00B45FC4"/>
    <w:rsid w:val="00B46B1A"/>
    <w:rsid w:val="00B46EE3"/>
    <w:rsid w:val="00B46F86"/>
    <w:rsid w:val="00B4739C"/>
    <w:rsid w:val="00B479F6"/>
    <w:rsid w:val="00B47A0E"/>
    <w:rsid w:val="00B47A8F"/>
    <w:rsid w:val="00B47DE1"/>
    <w:rsid w:val="00B47EC1"/>
    <w:rsid w:val="00B50A6F"/>
    <w:rsid w:val="00B51756"/>
    <w:rsid w:val="00B518C1"/>
    <w:rsid w:val="00B51967"/>
    <w:rsid w:val="00B51D87"/>
    <w:rsid w:val="00B522B4"/>
    <w:rsid w:val="00B533BA"/>
    <w:rsid w:val="00B534F5"/>
    <w:rsid w:val="00B53943"/>
    <w:rsid w:val="00B539B0"/>
    <w:rsid w:val="00B53A1C"/>
    <w:rsid w:val="00B53C0A"/>
    <w:rsid w:val="00B5482C"/>
    <w:rsid w:val="00B55375"/>
    <w:rsid w:val="00B5537F"/>
    <w:rsid w:val="00B55767"/>
    <w:rsid w:val="00B55929"/>
    <w:rsid w:val="00B55B0D"/>
    <w:rsid w:val="00B55BC4"/>
    <w:rsid w:val="00B560BA"/>
    <w:rsid w:val="00B56226"/>
    <w:rsid w:val="00B565B1"/>
    <w:rsid w:val="00B567D4"/>
    <w:rsid w:val="00B56FB8"/>
    <w:rsid w:val="00B57101"/>
    <w:rsid w:val="00B57B62"/>
    <w:rsid w:val="00B60179"/>
    <w:rsid w:val="00B604AF"/>
    <w:rsid w:val="00B609A0"/>
    <w:rsid w:val="00B60F5E"/>
    <w:rsid w:val="00B60FAC"/>
    <w:rsid w:val="00B616FE"/>
    <w:rsid w:val="00B61D2A"/>
    <w:rsid w:val="00B622BD"/>
    <w:rsid w:val="00B6261E"/>
    <w:rsid w:val="00B6265D"/>
    <w:rsid w:val="00B62DBA"/>
    <w:rsid w:val="00B635FF"/>
    <w:rsid w:val="00B638F8"/>
    <w:rsid w:val="00B63A61"/>
    <w:rsid w:val="00B63BFC"/>
    <w:rsid w:val="00B63E14"/>
    <w:rsid w:val="00B644AF"/>
    <w:rsid w:val="00B64631"/>
    <w:rsid w:val="00B65360"/>
    <w:rsid w:val="00B653C6"/>
    <w:rsid w:val="00B6590D"/>
    <w:rsid w:val="00B6595F"/>
    <w:rsid w:val="00B65CB9"/>
    <w:rsid w:val="00B66268"/>
    <w:rsid w:val="00B6634A"/>
    <w:rsid w:val="00B66721"/>
    <w:rsid w:val="00B670C7"/>
    <w:rsid w:val="00B67B38"/>
    <w:rsid w:val="00B702F7"/>
    <w:rsid w:val="00B7048A"/>
    <w:rsid w:val="00B70A41"/>
    <w:rsid w:val="00B70B81"/>
    <w:rsid w:val="00B711DA"/>
    <w:rsid w:val="00B71872"/>
    <w:rsid w:val="00B71CC4"/>
    <w:rsid w:val="00B72202"/>
    <w:rsid w:val="00B7236D"/>
    <w:rsid w:val="00B726AB"/>
    <w:rsid w:val="00B72DC1"/>
    <w:rsid w:val="00B73E6E"/>
    <w:rsid w:val="00B7406E"/>
    <w:rsid w:val="00B74328"/>
    <w:rsid w:val="00B746EC"/>
    <w:rsid w:val="00B748D3"/>
    <w:rsid w:val="00B7537C"/>
    <w:rsid w:val="00B75537"/>
    <w:rsid w:val="00B76028"/>
    <w:rsid w:val="00B76483"/>
    <w:rsid w:val="00B76652"/>
    <w:rsid w:val="00B766A1"/>
    <w:rsid w:val="00B769E5"/>
    <w:rsid w:val="00B776DE"/>
    <w:rsid w:val="00B777CB"/>
    <w:rsid w:val="00B7780A"/>
    <w:rsid w:val="00B77C42"/>
    <w:rsid w:val="00B77EC7"/>
    <w:rsid w:val="00B8010C"/>
    <w:rsid w:val="00B802BA"/>
    <w:rsid w:val="00B8065A"/>
    <w:rsid w:val="00B806A2"/>
    <w:rsid w:val="00B809CA"/>
    <w:rsid w:val="00B813B0"/>
    <w:rsid w:val="00B81543"/>
    <w:rsid w:val="00B81852"/>
    <w:rsid w:val="00B81D0B"/>
    <w:rsid w:val="00B83712"/>
    <w:rsid w:val="00B84869"/>
    <w:rsid w:val="00B84C91"/>
    <w:rsid w:val="00B85823"/>
    <w:rsid w:val="00B858C3"/>
    <w:rsid w:val="00B85E8C"/>
    <w:rsid w:val="00B86195"/>
    <w:rsid w:val="00B8654A"/>
    <w:rsid w:val="00B86631"/>
    <w:rsid w:val="00B867E6"/>
    <w:rsid w:val="00B86DA2"/>
    <w:rsid w:val="00B86F26"/>
    <w:rsid w:val="00B87503"/>
    <w:rsid w:val="00B87653"/>
    <w:rsid w:val="00B87706"/>
    <w:rsid w:val="00B87A6A"/>
    <w:rsid w:val="00B87D19"/>
    <w:rsid w:val="00B90856"/>
    <w:rsid w:val="00B90B0F"/>
    <w:rsid w:val="00B90ED4"/>
    <w:rsid w:val="00B91835"/>
    <w:rsid w:val="00B91F44"/>
    <w:rsid w:val="00B92D88"/>
    <w:rsid w:val="00B92F99"/>
    <w:rsid w:val="00B936AE"/>
    <w:rsid w:val="00B937EC"/>
    <w:rsid w:val="00B93AC5"/>
    <w:rsid w:val="00B93DDE"/>
    <w:rsid w:val="00B9405B"/>
    <w:rsid w:val="00B94156"/>
    <w:rsid w:val="00B943C2"/>
    <w:rsid w:val="00B94A48"/>
    <w:rsid w:val="00B95458"/>
    <w:rsid w:val="00B954E0"/>
    <w:rsid w:val="00B96801"/>
    <w:rsid w:val="00B96BA9"/>
    <w:rsid w:val="00B96BB0"/>
    <w:rsid w:val="00B96CED"/>
    <w:rsid w:val="00B973DD"/>
    <w:rsid w:val="00BA1120"/>
    <w:rsid w:val="00BA11C7"/>
    <w:rsid w:val="00BA16B4"/>
    <w:rsid w:val="00BA18AA"/>
    <w:rsid w:val="00BA19FF"/>
    <w:rsid w:val="00BA1DC4"/>
    <w:rsid w:val="00BA1F96"/>
    <w:rsid w:val="00BA2301"/>
    <w:rsid w:val="00BA3169"/>
    <w:rsid w:val="00BA33A7"/>
    <w:rsid w:val="00BA36F8"/>
    <w:rsid w:val="00BA38D5"/>
    <w:rsid w:val="00BA3B70"/>
    <w:rsid w:val="00BA447C"/>
    <w:rsid w:val="00BA51C2"/>
    <w:rsid w:val="00BA5239"/>
    <w:rsid w:val="00BA53CB"/>
    <w:rsid w:val="00BA5A66"/>
    <w:rsid w:val="00BA5E4A"/>
    <w:rsid w:val="00BA5E50"/>
    <w:rsid w:val="00BA5EBD"/>
    <w:rsid w:val="00BA72ED"/>
    <w:rsid w:val="00BA74BE"/>
    <w:rsid w:val="00BA755A"/>
    <w:rsid w:val="00BA7A7E"/>
    <w:rsid w:val="00BA7ABD"/>
    <w:rsid w:val="00BB0005"/>
    <w:rsid w:val="00BB02E3"/>
    <w:rsid w:val="00BB0415"/>
    <w:rsid w:val="00BB0685"/>
    <w:rsid w:val="00BB0B86"/>
    <w:rsid w:val="00BB0EFD"/>
    <w:rsid w:val="00BB0FB2"/>
    <w:rsid w:val="00BB113D"/>
    <w:rsid w:val="00BB12C4"/>
    <w:rsid w:val="00BB1AA6"/>
    <w:rsid w:val="00BB1F33"/>
    <w:rsid w:val="00BB2005"/>
    <w:rsid w:val="00BB3124"/>
    <w:rsid w:val="00BB366C"/>
    <w:rsid w:val="00BB3703"/>
    <w:rsid w:val="00BB374A"/>
    <w:rsid w:val="00BB3AEA"/>
    <w:rsid w:val="00BB3CA3"/>
    <w:rsid w:val="00BB40B1"/>
    <w:rsid w:val="00BB42BA"/>
    <w:rsid w:val="00BB42C4"/>
    <w:rsid w:val="00BB44CF"/>
    <w:rsid w:val="00BB44E0"/>
    <w:rsid w:val="00BB5017"/>
    <w:rsid w:val="00BB52C1"/>
    <w:rsid w:val="00BB547E"/>
    <w:rsid w:val="00BB5CF4"/>
    <w:rsid w:val="00BB5EF4"/>
    <w:rsid w:val="00BB6123"/>
    <w:rsid w:val="00BB624A"/>
    <w:rsid w:val="00BB66F0"/>
    <w:rsid w:val="00BB6937"/>
    <w:rsid w:val="00BB6A91"/>
    <w:rsid w:val="00BB6AE2"/>
    <w:rsid w:val="00BB6B76"/>
    <w:rsid w:val="00BB6D46"/>
    <w:rsid w:val="00BB6DD2"/>
    <w:rsid w:val="00BB7818"/>
    <w:rsid w:val="00BB7B99"/>
    <w:rsid w:val="00BB7E98"/>
    <w:rsid w:val="00BC01AC"/>
    <w:rsid w:val="00BC0A54"/>
    <w:rsid w:val="00BC0EED"/>
    <w:rsid w:val="00BC17CB"/>
    <w:rsid w:val="00BC1B5E"/>
    <w:rsid w:val="00BC2380"/>
    <w:rsid w:val="00BC23FC"/>
    <w:rsid w:val="00BC24C2"/>
    <w:rsid w:val="00BC2C08"/>
    <w:rsid w:val="00BC2F87"/>
    <w:rsid w:val="00BC3805"/>
    <w:rsid w:val="00BC381B"/>
    <w:rsid w:val="00BC3C56"/>
    <w:rsid w:val="00BC3DB1"/>
    <w:rsid w:val="00BC42CF"/>
    <w:rsid w:val="00BC46C0"/>
    <w:rsid w:val="00BC4958"/>
    <w:rsid w:val="00BC4A14"/>
    <w:rsid w:val="00BC4D98"/>
    <w:rsid w:val="00BC5524"/>
    <w:rsid w:val="00BC58D6"/>
    <w:rsid w:val="00BC61B2"/>
    <w:rsid w:val="00BC63A2"/>
    <w:rsid w:val="00BC64A0"/>
    <w:rsid w:val="00BC663B"/>
    <w:rsid w:val="00BC70D2"/>
    <w:rsid w:val="00BC7710"/>
    <w:rsid w:val="00BC786D"/>
    <w:rsid w:val="00BC78B2"/>
    <w:rsid w:val="00BC7930"/>
    <w:rsid w:val="00BC7D3C"/>
    <w:rsid w:val="00BD05E3"/>
    <w:rsid w:val="00BD0A01"/>
    <w:rsid w:val="00BD1D21"/>
    <w:rsid w:val="00BD2335"/>
    <w:rsid w:val="00BD3003"/>
    <w:rsid w:val="00BD32D2"/>
    <w:rsid w:val="00BD36BA"/>
    <w:rsid w:val="00BD3BCE"/>
    <w:rsid w:val="00BD43F5"/>
    <w:rsid w:val="00BD4494"/>
    <w:rsid w:val="00BD4A7A"/>
    <w:rsid w:val="00BD5496"/>
    <w:rsid w:val="00BD56BA"/>
    <w:rsid w:val="00BD59DC"/>
    <w:rsid w:val="00BD5A9C"/>
    <w:rsid w:val="00BD6445"/>
    <w:rsid w:val="00BD6553"/>
    <w:rsid w:val="00BD666B"/>
    <w:rsid w:val="00BD68F5"/>
    <w:rsid w:val="00BD74EC"/>
    <w:rsid w:val="00BD7E30"/>
    <w:rsid w:val="00BE06D3"/>
    <w:rsid w:val="00BE0750"/>
    <w:rsid w:val="00BE07B0"/>
    <w:rsid w:val="00BE0BE3"/>
    <w:rsid w:val="00BE0EE4"/>
    <w:rsid w:val="00BE0EF9"/>
    <w:rsid w:val="00BE1084"/>
    <w:rsid w:val="00BE1109"/>
    <w:rsid w:val="00BE11D9"/>
    <w:rsid w:val="00BE1D72"/>
    <w:rsid w:val="00BE2229"/>
    <w:rsid w:val="00BE290F"/>
    <w:rsid w:val="00BE2C1A"/>
    <w:rsid w:val="00BE2C51"/>
    <w:rsid w:val="00BE3584"/>
    <w:rsid w:val="00BE37AD"/>
    <w:rsid w:val="00BE4468"/>
    <w:rsid w:val="00BE4675"/>
    <w:rsid w:val="00BE499E"/>
    <w:rsid w:val="00BE5051"/>
    <w:rsid w:val="00BE5A73"/>
    <w:rsid w:val="00BE5F7C"/>
    <w:rsid w:val="00BE5FF9"/>
    <w:rsid w:val="00BE64B1"/>
    <w:rsid w:val="00BE65BD"/>
    <w:rsid w:val="00BE6AB9"/>
    <w:rsid w:val="00BE7515"/>
    <w:rsid w:val="00BE7682"/>
    <w:rsid w:val="00BE783C"/>
    <w:rsid w:val="00BF03E7"/>
    <w:rsid w:val="00BF05F9"/>
    <w:rsid w:val="00BF0D91"/>
    <w:rsid w:val="00BF128B"/>
    <w:rsid w:val="00BF1C79"/>
    <w:rsid w:val="00BF1ECE"/>
    <w:rsid w:val="00BF1ED3"/>
    <w:rsid w:val="00BF27E6"/>
    <w:rsid w:val="00BF2823"/>
    <w:rsid w:val="00BF2EDC"/>
    <w:rsid w:val="00BF49D1"/>
    <w:rsid w:val="00BF4EAB"/>
    <w:rsid w:val="00BF5555"/>
    <w:rsid w:val="00BF5667"/>
    <w:rsid w:val="00BF5834"/>
    <w:rsid w:val="00BF6461"/>
    <w:rsid w:val="00BF6CD0"/>
    <w:rsid w:val="00C00020"/>
    <w:rsid w:val="00C00218"/>
    <w:rsid w:val="00C004AC"/>
    <w:rsid w:val="00C008A1"/>
    <w:rsid w:val="00C0095B"/>
    <w:rsid w:val="00C00B9B"/>
    <w:rsid w:val="00C010AF"/>
    <w:rsid w:val="00C01995"/>
    <w:rsid w:val="00C019D4"/>
    <w:rsid w:val="00C02560"/>
    <w:rsid w:val="00C027C7"/>
    <w:rsid w:val="00C02C8D"/>
    <w:rsid w:val="00C02F09"/>
    <w:rsid w:val="00C030BF"/>
    <w:rsid w:val="00C04252"/>
    <w:rsid w:val="00C0498C"/>
    <w:rsid w:val="00C04B61"/>
    <w:rsid w:val="00C04E38"/>
    <w:rsid w:val="00C04EA4"/>
    <w:rsid w:val="00C05028"/>
    <w:rsid w:val="00C05080"/>
    <w:rsid w:val="00C056B8"/>
    <w:rsid w:val="00C059D1"/>
    <w:rsid w:val="00C059DC"/>
    <w:rsid w:val="00C05E52"/>
    <w:rsid w:val="00C05E97"/>
    <w:rsid w:val="00C05F46"/>
    <w:rsid w:val="00C06100"/>
    <w:rsid w:val="00C06793"/>
    <w:rsid w:val="00C06A9F"/>
    <w:rsid w:val="00C06BA5"/>
    <w:rsid w:val="00C07841"/>
    <w:rsid w:val="00C07B55"/>
    <w:rsid w:val="00C07B9D"/>
    <w:rsid w:val="00C07DE4"/>
    <w:rsid w:val="00C07E39"/>
    <w:rsid w:val="00C1015A"/>
    <w:rsid w:val="00C10241"/>
    <w:rsid w:val="00C106BA"/>
    <w:rsid w:val="00C106BC"/>
    <w:rsid w:val="00C10706"/>
    <w:rsid w:val="00C11661"/>
    <w:rsid w:val="00C11FE6"/>
    <w:rsid w:val="00C11FFD"/>
    <w:rsid w:val="00C1250E"/>
    <w:rsid w:val="00C1257E"/>
    <w:rsid w:val="00C12BF9"/>
    <w:rsid w:val="00C12CD1"/>
    <w:rsid w:val="00C12E3B"/>
    <w:rsid w:val="00C130CA"/>
    <w:rsid w:val="00C13128"/>
    <w:rsid w:val="00C13C79"/>
    <w:rsid w:val="00C14C92"/>
    <w:rsid w:val="00C15167"/>
    <w:rsid w:val="00C1526C"/>
    <w:rsid w:val="00C1590A"/>
    <w:rsid w:val="00C159C3"/>
    <w:rsid w:val="00C15CAA"/>
    <w:rsid w:val="00C16462"/>
    <w:rsid w:val="00C1649D"/>
    <w:rsid w:val="00C16654"/>
    <w:rsid w:val="00C16AB6"/>
    <w:rsid w:val="00C175CF"/>
    <w:rsid w:val="00C176BC"/>
    <w:rsid w:val="00C176D1"/>
    <w:rsid w:val="00C17BFF"/>
    <w:rsid w:val="00C17D80"/>
    <w:rsid w:val="00C17E10"/>
    <w:rsid w:val="00C2018B"/>
    <w:rsid w:val="00C202F6"/>
    <w:rsid w:val="00C2068A"/>
    <w:rsid w:val="00C20B41"/>
    <w:rsid w:val="00C20F37"/>
    <w:rsid w:val="00C21142"/>
    <w:rsid w:val="00C215C4"/>
    <w:rsid w:val="00C218C0"/>
    <w:rsid w:val="00C21CAC"/>
    <w:rsid w:val="00C22176"/>
    <w:rsid w:val="00C22295"/>
    <w:rsid w:val="00C22B1E"/>
    <w:rsid w:val="00C22B98"/>
    <w:rsid w:val="00C23152"/>
    <w:rsid w:val="00C23938"/>
    <w:rsid w:val="00C2398B"/>
    <w:rsid w:val="00C247BB"/>
    <w:rsid w:val="00C25744"/>
    <w:rsid w:val="00C25A95"/>
    <w:rsid w:val="00C25FF1"/>
    <w:rsid w:val="00C263D8"/>
    <w:rsid w:val="00C2700D"/>
    <w:rsid w:val="00C2716A"/>
    <w:rsid w:val="00C278FF"/>
    <w:rsid w:val="00C3019D"/>
    <w:rsid w:val="00C30CB1"/>
    <w:rsid w:val="00C30E5C"/>
    <w:rsid w:val="00C31C2F"/>
    <w:rsid w:val="00C31FC9"/>
    <w:rsid w:val="00C32203"/>
    <w:rsid w:val="00C3229E"/>
    <w:rsid w:val="00C32EC2"/>
    <w:rsid w:val="00C33DE0"/>
    <w:rsid w:val="00C34037"/>
    <w:rsid w:val="00C3445D"/>
    <w:rsid w:val="00C350EC"/>
    <w:rsid w:val="00C355C6"/>
    <w:rsid w:val="00C3565B"/>
    <w:rsid w:val="00C3570D"/>
    <w:rsid w:val="00C364C2"/>
    <w:rsid w:val="00C36959"/>
    <w:rsid w:val="00C37084"/>
    <w:rsid w:val="00C376D9"/>
    <w:rsid w:val="00C376DC"/>
    <w:rsid w:val="00C37805"/>
    <w:rsid w:val="00C406FE"/>
    <w:rsid w:val="00C41575"/>
    <w:rsid w:val="00C415A3"/>
    <w:rsid w:val="00C41814"/>
    <w:rsid w:val="00C418A8"/>
    <w:rsid w:val="00C41AD5"/>
    <w:rsid w:val="00C41C26"/>
    <w:rsid w:val="00C41EF8"/>
    <w:rsid w:val="00C429F7"/>
    <w:rsid w:val="00C42C74"/>
    <w:rsid w:val="00C42D1A"/>
    <w:rsid w:val="00C43261"/>
    <w:rsid w:val="00C43667"/>
    <w:rsid w:val="00C43D0B"/>
    <w:rsid w:val="00C43D71"/>
    <w:rsid w:val="00C440AF"/>
    <w:rsid w:val="00C44628"/>
    <w:rsid w:val="00C45057"/>
    <w:rsid w:val="00C45DFD"/>
    <w:rsid w:val="00C46000"/>
    <w:rsid w:val="00C461E7"/>
    <w:rsid w:val="00C46504"/>
    <w:rsid w:val="00C467F9"/>
    <w:rsid w:val="00C46EA6"/>
    <w:rsid w:val="00C47393"/>
    <w:rsid w:val="00C47FF6"/>
    <w:rsid w:val="00C50035"/>
    <w:rsid w:val="00C513A6"/>
    <w:rsid w:val="00C51859"/>
    <w:rsid w:val="00C518C5"/>
    <w:rsid w:val="00C51BDD"/>
    <w:rsid w:val="00C51CB0"/>
    <w:rsid w:val="00C51E2A"/>
    <w:rsid w:val="00C521BE"/>
    <w:rsid w:val="00C52AA5"/>
    <w:rsid w:val="00C53557"/>
    <w:rsid w:val="00C5365C"/>
    <w:rsid w:val="00C53A0E"/>
    <w:rsid w:val="00C53ABA"/>
    <w:rsid w:val="00C53BF4"/>
    <w:rsid w:val="00C5443B"/>
    <w:rsid w:val="00C5445C"/>
    <w:rsid w:val="00C54FEA"/>
    <w:rsid w:val="00C55534"/>
    <w:rsid w:val="00C558A4"/>
    <w:rsid w:val="00C55E22"/>
    <w:rsid w:val="00C55E92"/>
    <w:rsid w:val="00C561E0"/>
    <w:rsid w:val="00C564EB"/>
    <w:rsid w:val="00C567F1"/>
    <w:rsid w:val="00C57E7B"/>
    <w:rsid w:val="00C60AC6"/>
    <w:rsid w:val="00C60C7D"/>
    <w:rsid w:val="00C613F2"/>
    <w:rsid w:val="00C61566"/>
    <w:rsid w:val="00C62063"/>
    <w:rsid w:val="00C627A5"/>
    <w:rsid w:val="00C628CE"/>
    <w:rsid w:val="00C629F1"/>
    <w:rsid w:val="00C62A89"/>
    <w:rsid w:val="00C642B9"/>
    <w:rsid w:val="00C6448F"/>
    <w:rsid w:val="00C6471A"/>
    <w:rsid w:val="00C64EF8"/>
    <w:rsid w:val="00C6548D"/>
    <w:rsid w:val="00C656B6"/>
    <w:rsid w:val="00C65B51"/>
    <w:rsid w:val="00C65B9C"/>
    <w:rsid w:val="00C65BCA"/>
    <w:rsid w:val="00C667FF"/>
    <w:rsid w:val="00C669F2"/>
    <w:rsid w:val="00C66CA6"/>
    <w:rsid w:val="00C673BD"/>
    <w:rsid w:val="00C674CA"/>
    <w:rsid w:val="00C678B6"/>
    <w:rsid w:val="00C67904"/>
    <w:rsid w:val="00C679AD"/>
    <w:rsid w:val="00C67CCB"/>
    <w:rsid w:val="00C67E21"/>
    <w:rsid w:val="00C67E83"/>
    <w:rsid w:val="00C70048"/>
    <w:rsid w:val="00C7027E"/>
    <w:rsid w:val="00C703A4"/>
    <w:rsid w:val="00C706B3"/>
    <w:rsid w:val="00C70764"/>
    <w:rsid w:val="00C7085E"/>
    <w:rsid w:val="00C70C1B"/>
    <w:rsid w:val="00C70E7F"/>
    <w:rsid w:val="00C71749"/>
    <w:rsid w:val="00C719ED"/>
    <w:rsid w:val="00C721AE"/>
    <w:rsid w:val="00C727A0"/>
    <w:rsid w:val="00C727B4"/>
    <w:rsid w:val="00C7293D"/>
    <w:rsid w:val="00C72E0F"/>
    <w:rsid w:val="00C73A84"/>
    <w:rsid w:val="00C73ACB"/>
    <w:rsid w:val="00C73C91"/>
    <w:rsid w:val="00C73CE5"/>
    <w:rsid w:val="00C7497B"/>
    <w:rsid w:val="00C754C1"/>
    <w:rsid w:val="00C7579C"/>
    <w:rsid w:val="00C75DE7"/>
    <w:rsid w:val="00C75E52"/>
    <w:rsid w:val="00C75EEA"/>
    <w:rsid w:val="00C760D0"/>
    <w:rsid w:val="00C764AE"/>
    <w:rsid w:val="00C76751"/>
    <w:rsid w:val="00C76A4C"/>
    <w:rsid w:val="00C76AA2"/>
    <w:rsid w:val="00C76B0F"/>
    <w:rsid w:val="00C76D4A"/>
    <w:rsid w:val="00C76D94"/>
    <w:rsid w:val="00C7716A"/>
    <w:rsid w:val="00C778ED"/>
    <w:rsid w:val="00C77CD7"/>
    <w:rsid w:val="00C80ABE"/>
    <w:rsid w:val="00C80CF9"/>
    <w:rsid w:val="00C80E86"/>
    <w:rsid w:val="00C81321"/>
    <w:rsid w:val="00C81544"/>
    <w:rsid w:val="00C81F7E"/>
    <w:rsid w:val="00C820DC"/>
    <w:rsid w:val="00C820FD"/>
    <w:rsid w:val="00C823C3"/>
    <w:rsid w:val="00C82FEA"/>
    <w:rsid w:val="00C833D5"/>
    <w:rsid w:val="00C83DC1"/>
    <w:rsid w:val="00C84083"/>
    <w:rsid w:val="00C84452"/>
    <w:rsid w:val="00C84555"/>
    <w:rsid w:val="00C845FD"/>
    <w:rsid w:val="00C846EC"/>
    <w:rsid w:val="00C84D11"/>
    <w:rsid w:val="00C84E9C"/>
    <w:rsid w:val="00C851F4"/>
    <w:rsid w:val="00C8534A"/>
    <w:rsid w:val="00C8624A"/>
    <w:rsid w:val="00C862C9"/>
    <w:rsid w:val="00C8677A"/>
    <w:rsid w:val="00C86890"/>
    <w:rsid w:val="00C87255"/>
    <w:rsid w:val="00C9024A"/>
    <w:rsid w:val="00C90409"/>
    <w:rsid w:val="00C9066A"/>
    <w:rsid w:val="00C9080F"/>
    <w:rsid w:val="00C90C98"/>
    <w:rsid w:val="00C90F98"/>
    <w:rsid w:val="00C91843"/>
    <w:rsid w:val="00C919E5"/>
    <w:rsid w:val="00C91E32"/>
    <w:rsid w:val="00C91E78"/>
    <w:rsid w:val="00C92119"/>
    <w:rsid w:val="00C9216F"/>
    <w:rsid w:val="00C92466"/>
    <w:rsid w:val="00C9258E"/>
    <w:rsid w:val="00C92F2D"/>
    <w:rsid w:val="00C93180"/>
    <w:rsid w:val="00C93849"/>
    <w:rsid w:val="00C9439A"/>
    <w:rsid w:val="00C94516"/>
    <w:rsid w:val="00C945C1"/>
    <w:rsid w:val="00C94AFD"/>
    <w:rsid w:val="00C94F2D"/>
    <w:rsid w:val="00C95073"/>
    <w:rsid w:val="00C959B2"/>
    <w:rsid w:val="00C95A6A"/>
    <w:rsid w:val="00C9649B"/>
    <w:rsid w:val="00C96823"/>
    <w:rsid w:val="00C96A88"/>
    <w:rsid w:val="00C96B00"/>
    <w:rsid w:val="00C96BA6"/>
    <w:rsid w:val="00C96DE4"/>
    <w:rsid w:val="00C97168"/>
    <w:rsid w:val="00C97223"/>
    <w:rsid w:val="00C9730F"/>
    <w:rsid w:val="00C973C2"/>
    <w:rsid w:val="00C9758B"/>
    <w:rsid w:val="00CA098D"/>
    <w:rsid w:val="00CA0FF2"/>
    <w:rsid w:val="00CA1253"/>
    <w:rsid w:val="00CA1DA4"/>
    <w:rsid w:val="00CA1F8B"/>
    <w:rsid w:val="00CA2695"/>
    <w:rsid w:val="00CA28DA"/>
    <w:rsid w:val="00CA29C5"/>
    <w:rsid w:val="00CA2E6D"/>
    <w:rsid w:val="00CA2F93"/>
    <w:rsid w:val="00CA3521"/>
    <w:rsid w:val="00CA3A74"/>
    <w:rsid w:val="00CA3C37"/>
    <w:rsid w:val="00CA3E55"/>
    <w:rsid w:val="00CA40A5"/>
    <w:rsid w:val="00CA42DB"/>
    <w:rsid w:val="00CA4707"/>
    <w:rsid w:val="00CA583E"/>
    <w:rsid w:val="00CA5D9D"/>
    <w:rsid w:val="00CA62ED"/>
    <w:rsid w:val="00CA64C4"/>
    <w:rsid w:val="00CA7312"/>
    <w:rsid w:val="00CA73A5"/>
    <w:rsid w:val="00CB0908"/>
    <w:rsid w:val="00CB0AB0"/>
    <w:rsid w:val="00CB0DBA"/>
    <w:rsid w:val="00CB129C"/>
    <w:rsid w:val="00CB1D9B"/>
    <w:rsid w:val="00CB233C"/>
    <w:rsid w:val="00CB2FF5"/>
    <w:rsid w:val="00CB336E"/>
    <w:rsid w:val="00CB3E87"/>
    <w:rsid w:val="00CB4189"/>
    <w:rsid w:val="00CB4373"/>
    <w:rsid w:val="00CB44B0"/>
    <w:rsid w:val="00CB45E2"/>
    <w:rsid w:val="00CB45EF"/>
    <w:rsid w:val="00CB48BE"/>
    <w:rsid w:val="00CB4905"/>
    <w:rsid w:val="00CB49EE"/>
    <w:rsid w:val="00CB5B1F"/>
    <w:rsid w:val="00CB5EDD"/>
    <w:rsid w:val="00CB63AC"/>
    <w:rsid w:val="00CB6467"/>
    <w:rsid w:val="00CB6724"/>
    <w:rsid w:val="00CB6819"/>
    <w:rsid w:val="00CB68E6"/>
    <w:rsid w:val="00CB6E8C"/>
    <w:rsid w:val="00CB6FC6"/>
    <w:rsid w:val="00CB7043"/>
    <w:rsid w:val="00CB716E"/>
    <w:rsid w:val="00CB72CA"/>
    <w:rsid w:val="00CB7366"/>
    <w:rsid w:val="00CB7878"/>
    <w:rsid w:val="00CB7AC2"/>
    <w:rsid w:val="00CB7CBD"/>
    <w:rsid w:val="00CC0301"/>
    <w:rsid w:val="00CC0361"/>
    <w:rsid w:val="00CC0362"/>
    <w:rsid w:val="00CC0DC7"/>
    <w:rsid w:val="00CC0E62"/>
    <w:rsid w:val="00CC2919"/>
    <w:rsid w:val="00CC29B1"/>
    <w:rsid w:val="00CC3CEA"/>
    <w:rsid w:val="00CC3F66"/>
    <w:rsid w:val="00CC407F"/>
    <w:rsid w:val="00CC420A"/>
    <w:rsid w:val="00CC4B7A"/>
    <w:rsid w:val="00CC4C66"/>
    <w:rsid w:val="00CC6360"/>
    <w:rsid w:val="00CC63D1"/>
    <w:rsid w:val="00CC66FF"/>
    <w:rsid w:val="00CC67D3"/>
    <w:rsid w:val="00CC69A1"/>
    <w:rsid w:val="00CC6C9C"/>
    <w:rsid w:val="00CC6EF4"/>
    <w:rsid w:val="00CC70D6"/>
    <w:rsid w:val="00CC769B"/>
    <w:rsid w:val="00CC7E25"/>
    <w:rsid w:val="00CC7ED3"/>
    <w:rsid w:val="00CC7F78"/>
    <w:rsid w:val="00CD02BD"/>
    <w:rsid w:val="00CD050D"/>
    <w:rsid w:val="00CD05C1"/>
    <w:rsid w:val="00CD0620"/>
    <w:rsid w:val="00CD06C1"/>
    <w:rsid w:val="00CD08F1"/>
    <w:rsid w:val="00CD0C4E"/>
    <w:rsid w:val="00CD0EFD"/>
    <w:rsid w:val="00CD1B02"/>
    <w:rsid w:val="00CD1BD7"/>
    <w:rsid w:val="00CD1E01"/>
    <w:rsid w:val="00CD200C"/>
    <w:rsid w:val="00CD268E"/>
    <w:rsid w:val="00CD2828"/>
    <w:rsid w:val="00CD2C64"/>
    <w:rsid w:val="00CD3438"/>
    <w:rsid w:val="00CD3EB5"/>
    <w:rsid w:val="00CD3F06"/>
    <w:rsid w:val="00CD44EA"/>
    <w:rsid w:val="00CD468A"/>
    <w:rsid w:val="00CD4B99"/>
    <w:rsid w:val="00CD4D22"/>
    <w:rsid w:val="00CD55F5"/>
    <w:rsid w:val="00CD5904"/>
    <w:rsid w:val="00CD5A49"/>
    <w:rsid w:val="00CD5DC8"/>
    <w:rsid w:val="00CD665D"/>
    <w:rsid w:val="00CD6854"/>
    <w:rsid w:val="00CD7A57"/>
    <w:rsid w:val="00CE00D6"/>
    <w:rsid w:val="00CE014B"/>
    <w:rsid w:val="00CE0843"/>
    <w:rsid w:val="00CE0AEB"/>
    <w:rsid w:val="00CE0DF5"/>
    <w:rsid w:val="00CE119B"/>
    <w:rsid w:val="00CE11CC"/>
    <w:rsid w:val="00CE15BC"/>
    <w:rsid w:val="00CE1862"/>
    <w:rsid w:val="00CE198A"/>
    <w:rsid w:val="00CE1FAB"/>
    <w:rsid w:val="00CE2050"/>
    <w:rsid w:val="00CE2317"/>
    <w:rsid w:val="00CE23CC"/>
    <w:rsid w:val="00CE2870"/>
    <w:rsid w:val="00CE2A84"/>
    <w:rsid w:val="00CE2C1C"/>
    <w:rsid w:val="00CE3ACC"/>
    <w:rsid w:val="00CE4224"/>
    <w:rsid w:val="00CE44B8"/>
    <w:rsid w:val="00CE48FF"/>
    <w:rsid w:val="00CE4F7C"/>
    <w:rsid w:val="00CE535D"/>
    <w:rsid w:val="00CE5591"/>
    <w:rsid w:val="00CE5689"/>
    <w:rsid w:val="00CE5FAD"/>
    <w:rsid w:val="00CE6320"/>
    <w:rsid w:val="00CE6A3A"/>
    <w:rsid w:val="00CE706F"/>
    <w:rsid w:val="00CE7669"/>
    <w:rsid w:val="00CE77F0"/>
    <w:rsid w:val="00CE7FE4"/>
    <w:rsid w:val="00CF04B9"/>
    <w:rsid w:val="00CF0523"/>
    <w:rsid w:val="00CF06ED"/>
    <w:rsid w:val="00CF0742"/>
    <w:rsid w:val="00CF09B5"/>
    <w:rsid w:val="00CF0E84"/>
    <w:rsid w:val="00CF10A3"/>
    <w:rsid w:val="00CF10D7"/>
    <w:rsid w:val="00CF1107"/>
    <w:rsid w:val="00CF1654"/>
    <w:rsid w:val="00CF16AB"/>
    <w:rsid w:val="00CF2843"/>
    <w:rsid w:val="00CF29BB"/>
    <w:rsid w:val="00CF2BCC"/>
    <w:rsid w:val="00CF2DA4"/>
    <w:rsid w:val="00CF3133"/>
    <w:rsid w:val="00CF373F"/>
    <w:rsid w:val="00CF396F"/>
    <w:rsid w:val="00CF3EEB"/>
    <w:rsid w:val="00CF4213"/>
    <w:rsid w:val="00CF4FC1"/>
    <w:rsid w:val="00CF520E"/>
    <w:rsid w:val="00CF5C95"/>
    <w:rsid w:val="00CF5F47"/>
    <w:rsid w:val="00CF5FA4"/>
    <w:rsid w:val="00CF63DE"/>
    <w:rsid w:val="00CF6415"/>
    <w:rsid w:val="00CF66DE"/>
    <w:rsid w:val="00CF7210"/>
    <w:rsid w:val="00CF7A99"/>
    <w:rsid w:val="00CF7C60"/>
    <w:rsid w:val="00CF7D7C"/>
    <w:rsid w:val="00D0050D"/>
    <w:rsid w:val="00D00CFC"/>
    <w:rsid w:val="00D010E7"/>
    <w:rsid w:val="00D01313"/>
    <w:rsid w:val="00D014BF"/>
    <w:rsid w:val="00D01862"/>
    <w:rsid w:val="00D01B5B"/>
    <w:rsid w:val="00D0217A"/>
    <w:rsid w:val="00D022AD"/>
    <w:rsid w:val="00D02C45"/>
    <w:rsid w:val="00D02DED"/>
    <w:rsid w:val="00D03055"/>
    <w:rsid w:val="00D03B1A"/>
    <w:rsid w:val="00D04373"/>
    <w:rsid w:val="00D04760"/>
    <w:rsid w:val="00D04F76"/>
    <w:rsid w:val="00D0554B"/>
    <w:rsid w:val="00D060AF"/>
    <w:rsid w:val="00D062AA"/>
    <w:rsid w:val="00D0630B"/>
    <w:rsid w:val="00D068AD"/>
    <w:rsid w:val="00D0760C"/>
    <w:rsid w:val="00D07C40"/>
    <w:rsid w:val="00D1084D"/>
    <w:rsid w:val="00D10DB3"/>
    <w:rsid w:val="00D10FBD"/>
    <w:rsid w:val="00D110DC"/>
    <w:rsid w:val="00D11199"/>
    <w:rsid w:val="00D112A5"/>
    <w:rsid w:val="00D114A1"/>
    <w:rsid w:val="00D11627"/>
    <w:rsid w:val="00D12144"/>
    <w:rsid w:val="00D123A4"/>
    <w:rsid w:val="00D123DE"/>
    <w:rsid w:val="00D1282F"/>
    <w:rsid w:val="00D12854"/>
    <w:rsid w:val="00D1340B"/>
    <w:rsid w:val="00D13598"/>
    <w:rsid w:val="00D1385C"/>
    <w:rsid w:val="00D13AB3"/>
    <w:rsid w:val="00D13BF3"/>
    <w:rsid w:val="00D13C10"/>
    <w:rsid w:val="00D13C30"/>
    <w:rsid w:val="00D140C3"/>
    <w:rsid w:val="00D14511"/>
    <w:rsid w:val="00D14B92"/>
    <w:rsid w:val="00D15046"/>
    <w:rsid w:val="00D15199"/>
    <w:rsid w:val="00D16158"/>
    <w:rsid w:val="00D17AE8"/>
    <w:rsid w:val="00D2019A"/>
    <w:rsid w:val="00D202E2"/>
    <w:rsid w:val="00D207AC"/>
    <w:rsid w:val="00D20BAE"/>
    <w:rsid w:val="00D20DAC"/>
    <w:rsid w:val="00D214F0"/>
    <w:rsid w:val="00D21C54"/>
    <w:rsid w:val="00D21D6A"/>
    <w:rsid w:val="00D22090"/>
    <w:rsid w:val="00D22299"/>
    <w:rsid w:val="00D224AB"/>
    <w:rsid w:val="00D226A2"/>
    <w:rsid w:val="00D2272C"/>
    <w:rsid w:val="00D2287F"/>
    <w:rsid w:val="00D22941"/>
    <w:rsid w:val="00D23028"/>
    <w:rsid w:val="00D23188"/>
    <w:rsid w:val="00D23B8E"/>
    <w:rsid w:val="00D23BEA"/>
    <w:rsid w:val="00D23CAB"/>
    <w:rsid w:val="00D23F52"/>
    <w:rsid w:val="00D2416E"/>
    <w:rsid w:val="00D241D7"/>
    <w:rsid w:val="00D2470F"/>
    <w:rsid w:val="00D24CB5"/>
    <w:rsid w:val="00D24DC1"/>
    <w:rsid w:val="00D25050"/>
    <w:rsid w:val="00D250C0"/>
    <w:rsid w:val="00D256C6"/>
    <w:rsid w:val="00D26097"/>
    <w:rsid w:val="00D263D8"/>
    <w:rsid w:val="00D267CC"/>
    <w:rsid w:val="00D26AD8"/>
    <w:rsid w:val="00D26D15"/>
    <w:rsid w:val="00D26DDD"/>
    <w:rsid w:val="00D27C2C"/>
    <w:rsid w:val="00D27D31"/>
    <w:rsid w:val="00D30241"/>
    <w:rsid w:val="00D30948"/>
    <w:rsid w:val="00D317D1"/>
    <w:rsid w:val="00D31903"/>
    <w:rsid w:val="00D319F5"/>
    <w:rsid w:val="00D31B28"/>
    <w:rsid w:val="00D31CA0"/>
    <w:rsid w:val="00D31EB7"/>
    <w:rsid w:val="00D32558"/>
    <w:rsid w:val="00D32748"/>
    <w:rsid w:val="00D32C68"/>
    <w:rsid w:val="00D32CE1"/>
    <w:rsid w:val="00D32E79"/>
    <w:rsid w:val="00D331B3"/>
    <w:rsid w:val="00D336AE"/>
    <w:rsid w:val="00D339C9"/>
    <w:rsid w:val="00D33E1B"/>
    <w:rsid w:val="00D342F5"/>
    <w:rsid w:val="00D3432B"/>
    <w:rsid w:val="00D348A2"/>
    <w:rsid w:val="00D34AA4"/>
    <w:rsid w:val="00D356DF"/>
    <w:rsid w:val="00D3602E"/>
    <w:rsid w:val="00D361FA"/>
    <w:rsid w:val="00D3642E"/>
    <w:rsid w:val="00D37624"/>
    <w:rsid w:val="00D378CC"/>
    <w:rsid w:val="00D37A4D"/>
    <w:rsid w:val="00D37A76"/>
    <w:rsid w:val="00D37DB5"/>
    <w:rsid w:val="00D418F9"/>
    <w:rsid w:val="00D41975"/>
    <w:rsid w:val="00D420C5"/>
    <w:rsid w:val="00D422A7"/>
    <w:rsid w:val="00D42FF6"/>
    <w:rsid w:val="00D4396E"/>
    <w:rsid w:val="00D43A5A"/>
    <w:rsid w:val="00D44D87"/>
    <w:rsid w:val="00D44FAE"/>
    <w:rsid w:val="00D45E9C"/>
    <w:rsid w:val="00D46779"/>
    <w:rsid w:val="00D46A0B"/>
    <w:rsid w:val="00D47380"/>
    <w:rsid w:val="00D47553"/>
    <w:rsid w:val="00D47BAB"/>
    <w:rsid w:val="00D47C5A"/>
    <w:rsid w:val="00D5009E"/>
    <w:rsid w:val="00D50339"/>
    <w:rsid w:val="00D503C9"/>
    <w:rsid w:val="00D50512"/>
    <w:rsid w:val="00D50522"/>
    <w:rsid w:val="00D50533"/>
    <w:rsid w:val="00D506EE"/>
    <w:rsid w:val="00D506F3"/>
    <w:rsid w:val="00D50828"/>
    <w:rsid w:val="00D5101A"/>
    <w:rsid w:val="00D51739"/>
    <w:rsid w:val="00D51B5F"/>
    <w:rsid w:val="00D5258C"/>
    <w:rsid w:val="00D52EEB"/>
    <w:rsid w:val="00D539F0"/>
    <w:rsid w:val="00D53E5D"/>
    <w:rsid w:val="00D54B15"/>
    <w:rsid w:val="00D55405"/>
    <w:rsid w:val="00D554CC"/>
    <w:rsid w:val="00D55B66"/>
    <w:rsid w:val="00D55E5F"/>
    <w:rsid w:val="00D55ECA"/>
    <w:rsid w:val="00D563AD"/>
    <w:rsid w:val="00D56928"/>
    <w:rsid w:val="00D569CB"/>
    <w:rsid w:val="00D56A46"/>
    <w:rsid w:val="00D602EB"/>
    <w:rsid w:val="00D60931"/>
    <w:rsid w:val="00D60AA5"/>
    <w:rsid w:val="00D60D90"/>
    <w:rsid w:val="00D6154F"/>
    <w:rsid w:val="00D61E3E"/>
    <w:rsid w:val="00D61F45"/>
    <w:rsid w:val="00D6255C"/>
    <w:rsid w:val="00D62EA2"/>
    <w:rsid w:val="00D6335B"/>
    <w:rsid w:val="00D640F6"/>
    <w:rsid w:val="00D64500"/>
    <w:rsid w:val="00D64744"/>
    <w:rsid w:val="00D6480E"/>
    <w:rsid w:val="00D64A06"/>
    <w:rsid w:val="00D64A64"/>
    <w:rsid w:val="00D6523D"/>
    <w:rsid w:val="00D6532F"/>
    <w:rsid w:val="00D66071"/>
    <w:rsid w:val="00D665A5"/>
    <w:rsid w:val="00D66700"/>
    <w:rsid w:val="00D668F5"/>
    <w:rsid w:val="00D66997"/>
    <w:rsid w:val="00D67352"/>
    <w:rsid w:val="00D6756F"/>
    <w:rsid w:val="00D67832"/>
    <w:rsid w:val="00D67BC4"/>
    <w:rsid w:val="00D67EC2"/>
    <w:rsid w:val="00D704AE"/>
    <w:rsid w:val="00D70755"/>
    <w:rsid w:val="00D70B50"/>
    <w:rsid w:val="00D70BE0"/>
    <w:rsid w:val="00D71D29"/>
    <w:rsid w:val="00D71DEF"/>
    <w:rsid w:val="00D72F7A"/>
    <w:rsid w:val="00D732F6"/>
    <w:rsid w:val="00D739B3"/>
    <w:rsid w:val="00D73CEC"/>
    <w:rsid w:val="00D7452A"/>
    <w:rsid w:val="00D74AE3"/>
    <w:rsid w:val="00D74FEA"/>
    <w:rsid w:val="00D75512"/>
    <w:rsid w:val="00D75C39"/>
    <w:rsid w:val="00D76246"/>
    <w:rsid w:val="00D76596"/>
    <w:rsid w:val="00D76994"/>
    <w:rsid w:val="00D76F3A"/>
    <w:rsid w:val="00D77158"/>
    <w:rsid w:val="00D775FF"/>
    <w:rsid w:val="00D77D4F"/>
    <w:rsid w:val="00D77D9E"/>
    <w:rsid w:val="00D8069F"/>
    <w:rsid w:val="00D81083"/>
    <w:rsid w:val="00D810F2"/>
    <w:rsid w:val="00D815F0"/>
    <w:rsid w:val="00D81733"/>
    <w:rsid w:val="00D817AA"/>
    <w:rsid w:val="00D81B9E"/>
    <w:rsid w:val="00D81C59"/>
    <w:rsid w:val="00D823FA"/>
    <w:rsid w:val="00D825F6"/>
    <w:rsid w:val="00D828BD"/>
    <w:rsid w:val="00D82D14"/>
    <w:rsid w:val="00D82E6E"/>
    <w:rsid w:val="00D8304C"/>
    <w:rsid w:val="00D83DA1"/>
    <w:rsid w:val="00D83FDE"/>
    <w:rsid w:val="00D84265"/>
    <w:rsid w:val="00D84FF2"/>
    <w:rsid w:val="00D850AE"/>
    <w:rsid w:val="00D850CC"/>
    <w:rsid w:val="00D851F2"/>
    <w:rsid w:val="00D85414"/>
    <w:rsid w:val="00D855F7"/>
    <w:rsid w:val="00D85C6D"/>
    <w:rsid w:val="00D85E04"/>
    <w:rsid w:val="00D86139"/>
    <w:rsid w:val="00D863F4"/>
    <w:rsid w:val="00D86990"/>
    <w:rsid w:val="00D869C3"/>
    <w:rsid w:val="00D869EF"/>
    <w:rsid w:val="00D87F99"/>
    <w:rsid w:val="00D90854"/>
    <w:rsid w:val="00D90A2D"/>
    <w:rsid w:val="00D90B8C"/>
    <w:rsid w:val="00D91122"/>
    <w:rsid w:val="00D9129B"/>
    <w:rsid w:val="00D91430"/>
    <w:rsid w:val="00D918A7"/>
    <w:rsid w:val="00D9232C"/>
    <w:rsid w:val="00D93B28"/>
    <w:rsid w:val="00D93BA4"/>
    <w:rsid w:val="00D93C82"/>
    <w:rsid w:val="00D93EDD"/>
    <w:rsid w:val="00D940DF"/>
    <w:rsid w:val="00D94230"/>
    <w:rsid w:val="00D943B9"/>
    <w:rsid w:val="00D94EBA"/>
    <w:rsid w:val="00D94EE7"/>
    <w:rsid w:val="00D95202"/>
    <w:rsid w:val="00D95421"/>
    <w:rsid w:val="00D957F8"/>
    <w:rsid w:val="00D95827"/>
    <w:rsid w:val="00D95A6A"/>
    <w:rsid w:val="00D95C61"/>
    <w:rsid w:val="00D95CD7"/>
    <w:rsid w:val="00D95EFF"/>
    <w:rsid w:val="00D962B3"/>
    <w:rsid w:val="00D96D29"/>
    <w:rsid w:val="00D96F31"/>
    <w:rsid w:val="00D97DA7"/>
    <w:rsid w:val="00DA0211"/>
    <w:rsid w:val="00DA02D6"/>
    <w:rsid w:val="00DA05BD"/>
    <w:rsid w:val="00DA06A7"/>
    <w:rsid w:val="00DA0B41"/>
    <w:rsid w:val="00DA133C"/>
    <w:rsid w:val="00DA281D"/>
    <w:rsid w:val="00DA2CAB"/>
    <w:rsid w:val="00DA3165"/>
    <w:rsid w:val="00DA32D0"/>
    <w:rsid w:val="00DA4148"/>
    <w:rsid w:val="00DA4224"/>
    <w:rsid w:val="00DA440A"/>
    <w:rsid w:val="00DA49CB"/>
    <w:rsid w:val="00DA50CA"/>
    <w:rsid w:val="00DA537B"/>
    <w:rsid w:val="00DA55F7"/>
    <w:rsid w:val="00DA5AED"/>
    <w:rsid w:val="00DA5DC4"/>
    <w:rsid w:val="00DA6050"/>
    <w:rsid w:val="00DA6522"/>
    <w:rsid w:val="00DA6C2F"/>
    <w:rsid w:val="00DA7028"/>
    <w:rsid w:val="00DA726A"/>
    <w:rsid w:val="00DA72C5"/>
    <w:rsid w:val="00DA7566"/>
    <w:rsid w:val="00DA7A26"/>
    <w:rsid w:val="00DA7EBC"/>
    <w:rsid w:val="00DB0070"/>
    <w:rsid w:val="00DB0819"/>
    <w:rsid w:val="00DB095E"/>
    <w:rsid w:val="00DB0C8D"/>
    <w:rsid w:val="00DB180A"/>
    <w:rsid w:val="00DB1936"/>
    <w:rsid w:val="00DB1B31"/>
    <w:rsid w:val="00DB1B4B"/>
    <w:rsid w:val="00DB209D"/>
    <w:rsid w:val="00DB22E1"/>
    <w:rsid w:val="00DB2AD6"/>
    <w:rsid w:val="00DB3359"/>
    <w:rsid w:val="00DB339F"/>
    <w:rsid w:val="00DB3750"/>
    <w:rsid w:val="00DB3F20"/>
    <w:rsid w:val="00DB442E"/>
    <w:rsid w:val="00DB46A9"/>
    <w:rsid w:val="00DB485C"/>
    <w:rsid w:val="00DB4AC9"/>
    <w:rsid w:val="00DB5666"/>
    <w:rsid w:val="00DB5940"/>
    <w:rsid w:val="00DB5F40"/>
    <w:rsid w:val="00DB6736"/>
    <w:rsid w:val="00DB690E"/>
    <w:rsid w:val="00DB717F"/>
    <w:rsid w:val="00DB7F53"/>
    <w:rsid w:val="00DC0186"/>
    <w:rsid w:val="00DC021A"/>
    <w:rsid w:val="00DC02EF"/>
    <w:rsid w:val="00DC0469"/>
    <w:rsid w:val="00DC07F3"/>
    <w:rsid w:val="00DC100A"/>
    <w:rsid w:val="00DC1090"/>
    <w:rsid w:val="00DC11D3"/>
    <w:rsid w:val="00DC17D0"/>
    <w:rsid w:val="00DC1849"/>
    <w:rsid w:val="00DC1B5E"/>
    <w:rsid w:val="00DC1E76"/>
    <w:rsid w:val="00DC2F96"/>
    <w:rsid w:val="00DC30AB"/>
    <w:rsid w:val="00DC32F1"/>
    <w:rsid w:val="00DC336B"/>
    <w:rsid w:val="00DC34AE"/>
    <w:rsid w:val="00DC36F9"/>
    <w:rsid w:val="00DC38BB"/>
    <w:rsid w:val="00DC3AC3"/>
    <w:rsid w:val="00DC3D46"/>
    <w:rsid w:val="00DC3E3A"/>
    <w:rsid w:val="00DC3F02"/>
    <w:rsid w:val="00DC3F5A"/>
    <w:rsid w:val="00DC4059"/>
    <w:rsid w:val="00DC407B"/>
    <w:rsid w:val="00DC42C1"/>
    <w:rsid w:val="00DC4A16"/>
    <w:rsid w:val="00DC4E02"/>
    <w:rsid w:val="00DC5D31"/>
    <w:rsid w:val="00DC6072"/>
    <w:rsid w:val="00DC6243"/>
    <w:rsid w:val="00DC6442"/>
    <w:rsid w:val="00DC64EE"/>
    <w:rsid w:val="00DC6569"/>
    <w:rsid w:val="00DC66D5"/>
    <w:rsid w:val="00DC6C26"/>
    <w:rsid w:val="00DC6C2E"/>
    <w:rsid w:val="00DC7B71"/>
    <w:rsid w:val="00DC7BDD"/>
    <w:rsid w:val="00DD0538"/>
    <w:rsid w:val="00DD0EA7"/>
    <w:rsid w:val="00DD1EE5"/>
    <w:rsid w:val="00DD239B"/>
    <w:rsid w:val="00DD306A"/>
    <w:rsid w:val="00DD33E8"/>
    <w:rsid w:val="00DD36A2"/>
    <w:rsid w:val="00DD4038"/>
    <w:rsid w:val="00DD4156"/>
    <w:rsid w:val="00DD4610"/>
    <w:rsid w:val="00DD472D"/>
    <w:rsid w:val="00DD5153"/>
    <w:rsid w:val="00DD53A9"/>
    <w:rsid w:val="00DD5595"/>
    <w:rsid w:val="00DD5B9A"/>
    <w:rsid w:val="00DD5F59"/>
    <w:rsid w:val="00DD6124"/>
    <w:rsid w:val="00DD622C"/>
    <w:rsid w:val="00DD62F8"/>
    <w:rsid w:val="00DD66DD"/>
    <w:rsid w:val="00DD6A23"/>
    <w:rsid w:val="00DD6B2E"/>
    <w:rsid w:val="00DD6E28"/>
    <w:rsid w:val="00DD6EB1"/>
    <w:rsid w:val="00DD6F95"/>
    <w:rsid w:val="00DD708B"/>
    <w:rsid w:val="00DD7788"/>
    <w:rsid w:val="00DE02EB"/>
    <w:rsid w:val="00DE0614"/>
    <w:rsid w:val="00DE0769"/>
    <w:rsid w:val="00DE0EA7"/>
    <w:rsid w:val="00DE1687"/>
    <w:rsid w:val="00DE1EC8"/>
    <w:rsid w:val="00DE207A"/>
    <w:rsid w:val="00DE2465"/>
    <w:rsid w:val="00DE2C63"/>
    <w:rsid w:val="00DE34F8"/>
    <w:rsid w:val="00DE3CDD"/>
    <w:rsid w:val="00DE3D05"/>
    <w:rsid w:val="00DE3E70"/>
    <w:rsid w:val="00DE3FDD"/>
    <w:rsid w:val="00DE425C"/>
    <w:rsid w:val="00DE47E1"/>
    <w:rsid w:val="00DE4E15"/>
    <w:rsid w:val="00DE537B"/>
    <w:rsid w:val="00DE5FF1"/>
    <w:rsid w:val="00DE6A1A"/>
    <w:rsid w:val="00DE6D07"/>
    <w:rsid w:val="00DE6D21"/>
    <w:rsid w:val="00DE6EC6"/>
    <w:rsid w:val="00DE6F9B"/>
    <w:rsid w:val="00DE768C"/>
    <w:rsid w:val="00DE76F2"/>
    <w:rsid w:val="00DE78CC"/>
    <w:rsid w:val="00DE7941"/>
    <w:rsid w:val="00DE7975"/>
    <w:rsid w:val="00DE7A05"/>
    <w:rsid w:val="00DE7AAB"/>
    <w:rsid w:val="00DE7F6A"/>
    <w:rsid w:val="00DF006A"/>
    <w:rsid w:val="00DF0349"/>
    <w:rsid w:val="00DF1670"/>
    <w:rsid w:val="00DF184C"/>
    <w:rsid w:val="00DF2114"/>
    <w:rsid w:val="00DF22F2"/>
    <w:rsid w:val="00DF245D"/>
    <w:rsid w:val="00DF26DD"/>
    <w:rsid w:val="00DF2C68"/>
    <w:rsid w:val="00DF2E31"/>
    <w:rsid w:val="00DF2E56"/>
    <w:rsid w:val="00DF329F"/>
    <w:rsid w:val="00DF336C"/>
    <w:rsid w:val="00DF3564"/>
    <w:rsid w:val="00DF3C47"/>
    <w:rsid w:val="00DF415A"/>
    <w:rsid w:val="00DF48F7"/>
    <w:rsid w:val="00DF4F6E"/>
    <w:rsid w:val="00DF5001"/>
    <w:rsid w:val="00DF5073"/>
    <w:rsid w:val="00DF51E7"/>
    <w:rsid w:val="00DF5221"/>
    <w:rsid w:val="00DF5846"/>
    <w:rsid w:val="00DF5BAA"/>
    <w:rsid w:val="00DF6209"/>
    <w:rsid w:val="00DF642D"/>
    <w:rsid w:val="00DF696E"/>
    <w:rsid w:val="00DF6B77"/>
    <w:rsid w:val="00DF6D42"/>
    <w:rsid w:val="00E00E9B"/>
    <w:rsid w:val="00E00F57"/>
    <w:rsid w:val="00E0116A"/>
    <w:rsid w:val="00E01217"/>
    <w:rsid w:val="00E016CC"/>
    <w:rsid w:val="00E02115"/>
    <w:rsid w:val="00E023B2"/>
    <w:rsid w:val="00E02730"/>
    <w:rsid w:val="00E02779"/>
    <w:rsid w:val="00E031E2"/>
    <w:rsid w:val="00E0325E"/>
    <w:rsid w:val="00E035DB"/>
    <w:rsid w:val="00E04254"/>
    <w:rsid w:val="00E04319"/>
    <w:rsid w:val="00E04422"/>
    <w:rsid w:val="00E04472"/>
    <w:rsid w:val="00E04952"/>
    <w:rsid w:val="00E04B22"/>
    <w:rsid w:val="00E04CD8"/>
    <w:rsid w:val="00E0546E"/>
    <w:rsid w:val="00E059E1"/>
    <w:rsid w:val="00E05F8F"/>
    <w:rsid w:val="00E05FB5"/>
    <w:rsid w:val="00E06190"/>
    <w:rsid w:val="00E06784"/>
    <w:rsid w:val="00E068A5"/>
    <w:rsid w:val="00E06B59"/>
    <w:rsid w:val="00E070E0"/>
    <w:rsid w:val="00E07751"/>
    <w:rsid w:val="00E07F3E"/>
    <w:rsid w:val="00E10790"/>
    <w:rsid w:val="00E10B0A"/>
    <w:rsid w:val="00E10FDB"/>
    <w:rsid w:val="00E11071"/>
    <w:rsid w:val="00E11283"/>
    <w:rsid w:val="00E11667"/>
    <w:rsid w:val="00E12E41"/>
    <w:rsid w:val="00E1300B"/>
    <w:rsid w:val="00E13449"/>
    <w:rsid w:val="00E13FBF"/>
    <w:rsid w:val="00E14833"/>
    <w:rsid w:val="00E14BFE"/>
    <w:rsid w:val="00E1518B"/>
    <w:rsid w:val="00E1533A"/>
    <w:rsid w:val="00E15CBA"/>
    <w:rsid w:val="00E16425"/>
    <w:rsid w:val="00E16C34"/>
    <w:rsid w:val="00E16DD5"/>
    <w:rsid w:val="00E1765A"/>
    <w:rsid w:val="00E20275"/>
    <w:rsid w:val="00E20315"/>
    <w:rsid w:val="00E206DC"/>
    <w:rsid w:val="00E20BED"/>
    <w:rsid w:val="00E20CB7"/>
    <w:rsid w:val="00E20CCD"/>
    <w:rsid w:val="00E20D1C"/>
    <w:rsid w:val="00E20F34"/>
    <w:rsid w:val="00E21312"/>
    <w:rsid w:val="00E2172F"/>
    <w:rsid w:val="00E217A5"/>
    <w:rsid w:val="00E21BAC"/>
    <w:rsid w:val="00E21C2A"/>
    <w:rsid w:val="00E22684"/>
    <w:rsid w:val="00E22A69"/>
    <w:rsid w:val="00E22F68"/>
    <w:rsid w:val="00E235D4"/>
    <w:rsid w:val="00E23749"/>
    <w:rsid w:val="00E23B04"/>
    <w:rsid w:val="00E23BBC"/>
    <w:rsid w:val="00E24246"/>
    <w:rsid w:val="00E24984"/>
    <w:rsid w:val="00E24A27"/>
    <w:rsid w:val="00E24E8B"/>
    <w:rsid w:val="00E250C9"/>
    <w:rsid w:val="00E251D0"/>
    <w:rsid w:val="00E254D8"/>
    <w:rsid w:val="00E256E1"/>
    <w:rsid w:val="00E25970"/>
    <w:rsid w:val="00E268F0"/>
    <w:rsid w:val="00E26FB4"/>
    <w:rsid w:val="00E274F2"/>
    <w:rsid w:val="00E27A2C"/>
    <w:rsid w:val="00E27B26"/>
    <w:rsid w:val="00E27E17"/>
    <w:rsid w:val="00E27E1E"/>
    <w:rsid w:val="00E27E94"/>
    <w:rsid w:val="00E30281"/>
    <w:rsid w:val="00E302BE"/>
    <w:rsid w:val="00E308E5"/>
    <w:rsid w:val="00E3091C"/>
    <w:rsid w:val="00E30F95"/>
    <w:rsid w:val="00E31199"/>
    <w:rsid w:val="00E3130D"/>
    <w:rsid w:val="00E313F1"/>
    <w:rsid w:val="00E3164F"/>
    <w:rsid w:val="00E3177B"/>
    <w:rsid w:val="00E317D8"/>
    <w:rsid w:val="00E3219C"/>
    <w:rsid w:val="00E32445"/>
    <w:rsid w:val="00E329C0"/>
    <w:rsid w:val="00E32A36"/>
    <w:rsid w:val="00E32D63"/>
    <w:rsid w:val="00E3397A"/>
    <w:rsid w:val="00E33C25"/>
    <w:rsid w:val="00E33C80"/>
    <w:rsid w:val="00E3404A"/>
    <w:rsid w:val="00E3505E"/>
    <w:rsid w:val="00E35472"/>
    <w:rsid w:val="00E3570D"/>
    <w:rsid w:val="00E35722"/>
    <w:rsid w:val="00E35938"/>
    <w:rsid w:val="00E35BB2"/>
    <w:rsid w:val="00E363CD"/>
    <w:rsid w:val="00E367A9"/>
    <w:rsid w:val="00E372C2"/>
    <w:rsid w:val="00E3749B"/>
    <w:rsid w:val="00E374EA"/>
    <w:rsid w:val="00E37538"/>
    <w:rsid w:val="00E379CC"/>
    <w:rsid w:val="00E37AD5"/>
    <w:rsid w:val="00E37F00"/>
    <w:rsid w:val="00E4027E"/>
    <w:rsid w:val="00E40873"/>
    <w:rsid w:val="00E40B12"/>
    <w:rsid w:val="00E40D93"/>
    <w:rsid w:val="00E40EC4"/>
    <w:rsid w:val="00E4129D"/>
    <w:rsid w:val="00E418AD"/>
    <w:rsid w:val="00E4202D"/>
    <w:rsid w:val="00E427BC"/>
    <w:rsid w:val="00E42CE0"/>
    <w:rsid w:val="00E42FB9"/>
    <w:rsid w:val="00E43AD9"/>
    <w:rsid w:val="00E43C6E"/>
    <w:rsid w:val="00E43E97"/>
    <w:rsid w:val="00E43F50"/>
    <w:rsid w:val="00E442DC"/>
    <w:rsid w:val="00E44532"/>
    <w:rsid w:val="00E45044"/>
    <w:rsid w:val="00E4508C"/>
    <w:rsid w:val="00E4536E"/>
    <w:rsid w:val="00E453BC"/>
    <w:rsid w:val="00E45556"/>
    <w:rsid w:val="00E45ED9"/>
    <w:rsid w:val="00E45FDE"/>
    <w:rsid w:val="00E460FF"/>
    <w:rsid w:val="00E465D8"/>
    <w:rsid w:val="00E46634"/>
    <w:rsid w:val="00E46B51"/>
    <w:rsid w:val="00E46C42"/>
    <w:rsid w:val="00E46E16"/>
    <w:rsid w:val="00E46E4D"/>
    <w:rsid w:val="00E46E9F"/>
    <w:rsid w:val="00E47041"/>
    <w:rsid w:val="00E47887"/>
    <w:rsid w:val="00E479B0"/>
    <w:rsid w:val="00E47E88"/>
    <w:rsid w:val="00E5024F"/>
    <w:rsid w:val="00E50603"/>
    <w:rsid w:val="00E50775"/>
    <w:rsid w:val="00E51529"/>
    <w:rsid w:val="00E516DE"/>
    <w:rsid w:val="00E51719"/>
    <w:rsid w:val="00E51A36"/>
    <w:rsid w:val="00E51BD4"/>
    <w:rsid w:val="00E51DC0"/>
    <w:rsid w:val="00E525C1"/>
    <w:rsid w:val="00E5270C"/>
    <w:rsid w:val="00E52884"/>
    <w:rsid w:val="00E52A39"/>
    <w:rsid w:val="00E52D2A"/>
    <w:rsid w:val="00E52E8F"/>
    <w:rsid w:val="00E537D7"/>
    <w:rsid w:val="00E537F8"/>
    <w:rsid w:val="00E53FAD"/>
    <w:rsid w:val="00E5453B"/>
    <w:rsid w:val="00E54575"/>
    <w:rsid w:val="00E54812"/>
    <w:rsid w:val="00E554C9"/>
    <w:rsid w:val="00E55892"/>
    <w:rsid w:val="00E5593C"/>
    <w:rsid w:val="00E55DF7"/>
    <w:rsid w:val="00E56DB1"/>
    <w:rsid w:val="00E5733D"/>
    <w:rsid w:val="00E5742C"/>
    <w:rsid w:val="00E57689"/>
    <w:rsid w:val="00E57D9D"/>
    <w:rsid w:val="00E603E5"/>
    <w:rsid w:val="00E60798"/>
    <w:rsid w:val="00E60C56"/>
    <w:rsid w:val="00E60CB2"/>
    <w:rsid w:val="00E60D34"/>
    <w:rsid w:val="00E612B5"/>
    <w:rsid w:val="00E61B96"/>
    <w:rsid w:val="00E6296F"/>
    <w:rsid w:val="00E62B1E"/>
    <w:rsid w:val="00E62C33"/>
    <w:rsid w:val="00E62E86"/>
    <w:rsid w:val="00E62FBA"/>
    <w:rsid w:val="00E6304F"/>
    <w:rsid w:val="00E63497"/>
    <w:rsid w:val="00E637FC"/>
    <w:rsid w:val="00E63B2C"/>
    <w:rsid w:val="00E63F92"/>
    <w:rsid w:val="00E640EA"/>
    <w:rsid w:val="00E645F1"/>
    <w:rsid w:val="00E64A7E"/>
    <w:rsid w:val="00E64B84"/>
    <w:rsid w:val="00E64E1A"/>
    <w:rsid w:val="00E64F40"/>
    <w:rsid w:val="00E651E6"/>
    <w:rsid w:val="00E65606"/>
    <w:rsid w:val="00E65CD8"/>
    <w:rsid w:val="00E66520"/>
    <w:rsid w:val="00E668B2"/>
    <w:rsid w:val="00E66D85"/>
    <w:rsid w:val="00E67409"/>
    <w:rsid w:val="00E678DD"/>
    <w:rsid w:val="00E67937"/>
    <w:rsid w:val="00E67DB0"/>
    <w:rsid w:val="00E67E6A"/>
    <w:rsid w:val="00E70191"/>
    <w:rsid w:val="00E70730"/>
    <w:rsid w:val="00E707AE"/>
    <w:rsid w:val="00E70B9A"/>
    <w:rsid w:val="00E70C72"/>
    <w:rsid w:val="00E70FAB"/>
    <w:rsid w:val="00E71046"/>
    <w:rsid w:val="00E71134"/>
    <w:rsid w:val="00E71300"/>
    <w:rsid w:val="00E7209A"/>
    <w:rsid w:val="00E722C7"/>
    <w:rsid w:val="00E722E1"/>
    <w:rsid w:val="00E72AFA"/>
    <w:rsid w:val="00E72B23"/>
    <w:rsid w:val="00E72C52"/>
    <w:rsid w:val="00E7349D"/>
    <w:rsid w:val="00E7352B"/>
    <w:rsid w:val="00E736DF"/>
    <w:rsid w:val="00E73A3A"/>
    <w:rsid w:val="00E73B4F"/>
    <w:rsid w:val="00E73D87"/>
    <w:rsid w:val="00E73E9C"/>
    <w:rsid w:val="00E73EE2"/>
    <w:rsid w:val="00E74344"/>
    <w:rsid w:val="00E74E0E"/>
    <w:rsid w:val="00E7528E"/>
    <w:rsid w:val="00E759E7"/>
    <w:rsid w:val="00E77CA0"/>
    <w:rsid w:val="00E802B5"/>
    <w:rsid w:val="00E8082A"/>
    <w:rsid w:val="00E80AB8"/>
    <w:rsid w:val="00E80F23"/>
    <w:rsid w:val="00E81246"/>
    <w:rsid w:val="00E81711"/>
    <w:rsid w:val="00E81798"/>
    <w:rsid w:val="00E81966"/>
    <w:rsid w:val="00E8229B"/>
    <w:rsid w:val="00E833E7"/>
    <w:rsid w:val="00E83674"/>
    <w:rsid w:val="00E83855"/>
    <w:rsid w:val="00E83F3A"/>
    <w:rsid w:val="00E84019"/>
    <w:rsid w:val="00E84148"/>
    <w:rsid w:val="00E843BE"/>
    <w:rsid w:val="00E84434"/>
    <w:rsid w:val="00E846D1"/>
    <w:rsid w:val="00E85427"/>
    <w:rsid w:val="00E854CE"/>
    <w:rsid w:val="00E8593D"/>
    <w:rsid w:val="00E8639E"/>
    <w:rsid w:val="00E865C0"/>
    <w:rsid w:val="00E872B5"/>
    <w:rsid w:val="00E874A7"/>
    <w:rsid w:val="00E876DB"/>
    <w:rsid w:val="00E87B1D"/>
    <w:rsid w:val="00E90380"/>
    <w:rsid w:val="00E9054F"/>
    <w:rsid w:val="00E90E4D"/>
    <w:rsid w:val="00E911EB"/>
    <w:rsid w:val="00E911F9"/>
    <w:rsid w:val="00E91300"/>
    <w:rsid w:val="00E91462"/>
    <w:rsid w:val="00E92109"/>
    <w:rsid w:val="00E92199"/>
    <w:rsid w:val="00E9220F"/>
    <w:rsid w:val="00E928EA"/>
    <w:rsid w:val="00E9294D"/>
    <w:rsid w:val="00E931FE"/>
    <w:rsid w:val="00E93620"/>
    <w:rsid w:val="00E93693"/>
    <w:rsid w:val="00E93CA6"/>
    <w:rsid w:val="00E94620"/>
    <w:rsid w:val="00E947AE"/>
    <w:rsid w:val="00E94AC3"/>
    <w:rsid w:val="00E94B27"/>
    <w:rsid w:val="00E95167"/>
    <w:rsid w:val="00E95286"/>
    <w:rsid w:val="00E95717"/>
    <w:rsid w:val="00E95870"/>
    <w:rsid w:val="00E95909"/>
    <w:rsid w:val="00E95C30"/>
    <w:rsid w:val="00E95D0F"/>
    <w:rsid w:val="00E96059"/>
    <w:rsid w:val="00E96260"/>
    <w:rsid w:val="00E96271"/>
    <w:rsid w:val="00E9642A"/>
    <w:rsid w:val="00E96BC3"/>
    <w:rsid w:val="00E9784E"/>
    <w:rsid w:val="00E97A36"/>
    <w:rsid w:val="00EA0E62"/>
    <w:rsid w:val="00EA0FB4"/>
    <w:rsid w:val="00EA10F3"/>
    <w:rsid w:val="00EA120F"/>
    <w:rsid w:val="00EA132B"/>
    <w:rsid w:val="00EA184C"/>
    <w:rsid w:val="00EA23E9"/>
    <w:rsid w:val="00EA269C"/>
    <w:rsid w:val="00EA2C77"/>
    <w:rsid w:val="00EA2DFA"/>
    <w:rsid w:val="00EA3054"/>
    <w:rsid w:val="00EA31BD"/>
    <w:rsid w:val="00EA36D6"/>
    <w:rsid w:val="00EA3773"/>
    <w:rsid w:val="00EA385A"/>
    <w:rsid w:val="00EA39A6"/>
    <w:rsid w:val="00EA3D1A"/>
    <w:rsid w:val="00EA3F03"/>
    <w:rsid w:val="00EA41C7"/>
    <w:rsid w:val="00EA45A7"/>
    <w:rsid w:val="00EA4918"/>
    <w:rsid w:val="00EA494B"/>
    <w:rsid w:val="00EA4982"/>
    <w:rsid w:val="00EA517B"/>
    <w:rsid w:val="00EA52BC"/>
    <w:rsid w:val="00EA5B54"/>
    <w:rsid w:val="00EA5C57"/>
    <w:rsid w:val="00EA5DC5"/>
    <w:rsid w:val="00EA5E03"/>
    <w:rsid w:val="00EA5F4B"/>
    <w:rsid w:val="00EA63E8"/>
    <w:rsid w:val="00EA6A06"/>
    <w:rsid w:val="00EA7D5B"/>
    <w:rsid w:val="00EA7FA3"/>
    <w:rsid w:val="00EB0631"/>
    <w:rsid w:val="00EB10F8"/>
    <w:rsid w:val="00EB122F"/>
    <w:rsid w:val="00EB13BC"/>
    <w:rsid w:val="00EB13CE"/>
    <w:rsid w:val="00EB1961"/>
    <w:rsid w:val="00EB199B"/>
    <w:rsid w:val="00EB1D22"/>
    <w:rsid w:val="00EB26B3"/>
    <w:rsid w:val="00EB274E"/>
    <w:rsid w:val="00EB28F6"/>
    <w:rsid w:val="00EB401B"/>
    <w:rsid w:val="00EB48AD"/>
    <w:rsid w:val="00EB4B15"/>
    <w:rsid w:val="00EB5078"/>
    <w:rsid w:val="00EB50D2"/>
    <w:rsid w:val="00EB551A"/>
    <w:rsid w:val="00EB5570"/>
    <w:rsid w:val="00EB5A7F"/>
    <w:rsid w:val="00EB639B"/>
    <w:rsid w:val="00EB66E1"/>
    <w:rsid w:val="00EB6BA5"/>
    <w:rsid w:val="00EB6D0C"/>
    <w:rsid w:val="00EB7CE8"/>
    <w:rsid w:val="00EB7F05"/>
    <w:rsid w:val="00EB7FF1"/>
    <w:rsid w:val="00EC013F"/>
    <w:rsid w:val="00EC0599"/>
    <w:rsid w:val="00EC0DAF"/>
    <w:rsid w:val="00EC0E1F"/>
    <w:rsid w:val="00EC103C"/>
    <w:rsid w:val="00EC155B"/>
    <w:rsid w:val="00EC1E55"/>
    <w:rsid w:val="00EC21E8"/>
    <w:rsid w:val="00EC23D1"/>
    <w:rsid w:val="00EC26A8"/>
    <w:rsid w:val="00EC2E43"/>
    <w:rsid w:val="00EC2FB7"/>
    <w:rsid w:val="00EC3C07"/>
    <w:rsid w:val="00EC3C71"/>
    <w:rsid w:val="00EC59FD"/>
    <w:rsid w:val="00EC6393"/>
    <w:rsid w:val="00EC68D6"/>
    <w:rsid w:val="00EC6B6F"/>
    <w:rsid w:val="00EC6D34"/>
    <w:rsid w:val="00EC6FC1"/>
    <w:rsid w:val="00EC702A"/>
    <w:rsid w:val="00EC72A7"/>
    <w:rsid w:val="00EC75A7"/>
    <w:rsid w:val="00EC79F4"/>
    <w:rsid w:val="00EC7AEA"/>
    <w:rsid w:val="00EC7B3E"/>
    <w:rsid w:val="00EC7B40"/>
    <w:rsid w:val="00EC7C5D"/>
    <w:rsid w:val="00ED05F2"/>
    <w:rsid w:val="00ED08B7"/>
    <w:rsid w:val="00ED0B49"/>
    <w:rsid w:val="00ED0BF0"/>
    <w:rsid w:val="00ED1A65"/>
    <w:rsid w:val="00ED1C18"/>
    <w:rsid w:val="00ED21A1"/>
    <w:rsid w:val="00ED224D"/>
    <w:rsid w:val="00ED22B3"/>
    <w:rsid w:val="00ED2491"/>
    <w:rsid w:val="00ED25FF"/>
    <w:rsid w:val="00ED2872"/>
    <w:rsid w:val="00ED2A14"/>
    <w:rsid w:val="00ED2ABB"/>
    <w:rsid w:val="00ED3198"/>
    <w:rsid w:val="00ED3347"/>
    <w:rsid w:val="00ED3369"/>
    <w:rsid w:val="00ED3626"/>
    <w:rsid w:val="00ED42B7"/>
    <w:rsid w:val="00ED46AA"/>
    <w:rsid w:val="00ED46BA"/>
    <w:rsid w:val="00ED4CFE"/>
    <w:rsid w:val="00ED4E67"/>
    <w:rsid w:val="00ED5099"/>
    <w:rsid w:val="00ED5139"/>
    <w:rsid w:val="00ED5A82"/>
    <w:rsid w:val="00ED5E55"/>
    <w:rsid w:val="00ED6748"/>
    <w:rsid w:val="00ED6CAE"/>
    <w:rsid w:val="00ED6F50"/>
    <w:rsid w:val="00ED703C"/>
    <w:rsid w:val="00ED75DE"/>
    <w:rsid w:val="00EE02B4"/>
    <w:rsid w:val="00EE0549"/>
    <w:rsid w:val="00EE0609"/>
    <w:rsid w:val="00EE06EE"/>
    <w:rsid w:val="00EE114F"/>
    <w:rsid w:val="00EE16BC"/>
    <w:rsid w:val="00EE18E5"/>
    <w:rsid w:val="00EE1FFC"/>
    <w:rsid w:val="00EE2384"/>
    <w:rsid w:val="00EE2461"/>
    <w:rsid w:val="00EE27BC"/>
    <w:rsid w:val="00EE2ECC"/>
    <w:rsid w:val="00EE3034"/>
    <w:rsid w:val="00EE3475"/>
    <w:rsid w:val="00EE37D6"/>
    <w:rsid w:val="00EE3953"/>
    <w:rsid w:val="00EE398A"/>
    <w:rsid w:val="00EE3C23"/>
    <w:rsid w:val="00EE3E13"/>
    <w:rsid w:val="00EE432B"/>
    <w:rsid w:val="00EE499D"/>
    <w:rsid w:val="00EE5062"/>
    <w:rsid w:val="00EE5EF1"/>
    <w:rsid w:val="00EE61B4"/>
    <w:rsid w:val="00EE6450"/>
    <w:rsid w:val="00EE6ABB"/>
    <w:rsid w:val="00EE7266"/>
    <w:rsid w:val="00EE7F4C"/>
    <w:rsid w:val="00EF0B9B"/>
    <w:rsid w:val="00EF1613"/>
    <w:rsid w:val="00EF1651"/>
    <w:rsid w:val="00EF1DBD"/>
    <w:rsid w:val="00EF229A"/>
    <w:rsid w:val="00EF2530"/>
    <w:rsid w:val="00EF2565"/>
    <w:rsid w:val="00EF27C1"/>
    <w:rsid w:val="00EF2A1C"/>
    <w:rsid w:val="00EF2B24"/>
    <w:rsid w:val="00EF2C6A"/>
    <w:rsid w:val="00EF3110"/>
    <w:rsid w:val="00EF32EF"/>
    <w:rsid w:val="00EF33F5"/>
    <w:rsid w:val="00EF34B6"/>
    <w:rsid w:val="00EF384B"/>
    <w:rsid w:val="00EF3D6E"/>
    <w:rsid w:val="00EF4783"/>
    <w:rsid w:val="00EF4D99"/>
    <w:rsid w:val="00EF5131"/>
    <w:rsid w:val="00EF5F2B"/>
    <w:rsid w:val="00EF66D0"/>
    <w:rsid w:val="00EF6836"/>
    <w:rsid w:val="00EF6F69"/>
    <w:rsid w:val="00EF70DF"/>
    <w:rsid w:val="00EF74AF"/>
    <w:rsid w:val="00EF78E0"/>
    <w:rsid w:val="00EF79D5"/>
    <w:rsid w:val="00EF79FE"/>
    <w:rsid w:val="00EF7A50"/>
    <w:rsid w:val="00EF7C58"/>
    <w:rsid w:val="00EF7D68"/>
    <w:rsid w:val="00F00E53"/>
    <w:rsid w:val="00F0149E"/>
    <w:rsid w:val="00F014F9"/>
    <w:rsid w:val="00F01615"/>
    <w:rsid w:val="00F0300E"/>
    <w:rsid w:val="00F033C5"/>
    <w:rsid w:val="00F034EE"/>
    <w:rsid w:val="00F03E7A"/>
    <w:rsid w:val="00F041A6"/>
    <w:rsid w:val="00F04E76"/>
    <w:rsid w:val="00F04F83"/>
    <w:rsid w:val="00F05153"/>
    <w:rsid w:val="00F052C5"/>
    <w:rsid w:val="00F06CDB"/>
    <w:rsid w:val="00F06E8B"/>
    <w:rsid w:val="00F06E92"/>
    <w:rsid w:val="00F06F85"/>
    <w:rsid w:val="00F072B9"/>
    <w:rsid w:val="00F07637"/>
    <w:rsid w:val="00F077AD"/>
    <w:rsid w:val="00F07CAE"/>
    <w:rsid w:val="00F07E8B"/>
    <w:rsid w:val="00F102D5"/>
    <w:rsid w:val="00F1047D"/>
    <w:rsid w:val="00F10978"/>
    <w:rsid w:val="00F10DA4"/>
    <w:rsid w:val="00F11078"/>
    <w:rsid w:val="00F113F6"/>
    <w:rsid w:val="00F118C8"/>
    <w:rsid w:val="00F11EDA"/>
    <w:rsid w:val="00F120EB"/>
    <w:rsid w:val="00F120F2"/>
    <w:rsid w:val="00F127B1"/>
    <w:rsid w:val="00F12A52"/>
    <w:rsid w:val="00F12BE5"/>
    <w:rsid w:val="00F13276"/>
    <w:rsid w:val="00F139A4"/>
    <w:rsid w:val="00F145A2"/>
    <w:rsid w:val="00F147F7"/>
    <w:rsid w:val="00F14DF8"/>
    <w:rsid w:val="00F14E0B"/>
    <w:rsid w:val="00F1550C"/>
    <w:rsid w:val="00F1576A"/>
    <w:rsid w:val="00F15C11"/>
    <w:rsid w:val="00F15C4A"/>
    <w:rsid w:val="00F15D2A"/>
    <w:rsid w:val="00F15D3B"/>
    <w:rsid w:val="00F16272"/>
    <w:rsid w:val="00F163C1"/>
    <w:rsid w:val="00F1667F"/>
    <w:rsid w:val="00F166BC"/>
    <w:rsid w:val="00F16AE1"/>
    <w:rsid w:val="00F16F54"/>
    <w:rsid w:val="00F172C8"/>
    <w:rsid w:val="00F1745A"/>
    <w:rsid w:val="00F175A5"/>
    <w:rsid w:val="00F17CD0"/>
    <w:rsid w:val="00F2161A"/>
    <w:rsid w:val="00F22236"/>
    <w:rsid w:val="00F22328"/>
    <w:rsid w:val="00F2248B"/>
    <w:rsid w:val="00F2256A"/>
    <w:rsid w:val="00F2265B"/>
    <w:rsid w:val="00F2321C"/>
    <w:rsid w:val="00F233B4"/>
    <w:rsid w:val="00F23A62"/>
    <w:rsid w:val="00F23C80"/>
    <w:rsid w:val="00F23F30"/>
    <w:rsid w:val="00F2546A"/>
    <w:rsid w:val="00F25A19"/>
    <w:rsid w:val="00F25CA4"/>
    <w:rsid w:val="00F26389"/>
    <w:rsid w:val="00F26403"/>
    <w:rsid w:val="00F2691A"/>
    <w:rsid w:val="00F269AB"/>
    <w:rsid w:val="00F26A02"/>
    <w:rsid w:val="00F26E71"/>
    <w:rsid w:val="00F274BF"/>
    <w:rsid w:val="00F27626"/>
    <w:rsid w:val="00F27777"/>
    <w:rsid w:val="00F278E1"/>
    <w:rsid w:val="00F27D8D"/>
    <w:rsid w:val="00F309D1"/>
    <w:rsid w:val="00F3130F"/>
    <w:rsid w:val="00F315A4"/>
    <w:rsid w:val="00F31C02"/>
    <w:rsid w:val="00F326F0"/>
    <w:rsid w:val="00F32E67"/>
    <w:rsid w:val="00F33561"/>
    <w:rsid w:val="00F335C3"/>
    <w:rsid w:val="00F33F99"/>
    <w:rsid w:val="00F345F3"/>
    <w:rsid w:val="00F346D6"/>
    <w:rsid w:val="00F34A06"/>
    <w:rsid w:val="00F34C72"/>
    <w:rsid w:val="00F34EEC"/>
    <w:rsid w:val="00F35651"/>
    <w:rsid w:val="00F360A5"/>
    <w:rsid w:val="00F36794"/>
    <w:rsid w:val="00F371E0"/>
    <w:rsid w:val="00F37724"/>
    <w:rsid w:val="00F37943"/>
    <w:rsid w:val="00F37979"/>
    <w:rsid w:val="00F37B4E"/>
    <w:rsid w:val="00F406F5"/>
    <w:rsid w:val="00F4075C"/>
    <w:rsid w:val="00F409FE"/>
    <w:rsid w:val="00F40F24"/>
    <w:rsid w:val="00F40F54"/>
    <w:rsid w:val="00F40F86"/>
    <w:rsid w:val="00F41097"/>
    <w:rsid w:val="00F410EB"/>
    <w:rsid w:val="00F41588"/>
    <w:rsid w:val="00F4177B"/>
    <w:rsid w:val="00F41821"/>
    <w:rsid w:val="00F418FB"/>
    <w:rsid w:val="00F4220F"/>
    <w:rsid w:val="00F4258D"/>
    <w:rsid w:val="00F42903"/>
    <w:rsid w:val="00F42EAD"/>
    <w:rsid w:val="00F432A9"/>
    <w:rsid w:val="00F438D4"/>
    <w:rsid w:val="00F43F31"/>
    <w:rsid w:val="00F44387"/>
    <w:rsid w:val="00F447B9"/>
    <w:rsid w:val="00F44935"/>
    <w:rsid w:val="00F45036"/>
    <w:rsid w:val="00F4515F"/>
    <w:rsid w:val="00F453FA"/>
    <w:rsid w:val="00F456E3"/>
    <w:rsid w:val="00F45BC7"/>
    <w:rsid w:val="00F45C37"/>
    <w:rsid w:val="00F468DD"/>
    <w:rsid w:val="00F46AA2"/>
    <w:rsid w:val="00F46BD1"/>
    <w:rsid w:val="00F46CA0"/>
    <w:rsid w:val="00F46CF2"/>
    <w:rsid w:val="00F473C5"/>
    <w:rsid w:val="00F474E5"/>
    <w:rsid w:val="00F475B2"/>
    <w:rsid w:val="00F4776C"/>
    <w:rsid w:val="00F4777C"/>
    <w:rsid w:val="00F47B90"/>
    <w:rsid w:val="00F47E38"/>
    <w:rsid w:val="00F50BD0"/>
    <w:rsid w:val="00F50F12"/>
    <w:rsid w:val="00F5101C"/>
    <w:rsid w:val="00F513CF"/>
    <w:rsid w:val="00F515B4"/>
    <w:rsid w:val="00F517E3"/>
    <w:rsid w:val="00F51809"/>
    <w:rsid w:val="00F5184A"/>
    <w:rsid w:val="00F51875"/>
    <w:rsid w:val="00F51B5A"/>
    <w:rsid w:val="00F51D35"/>
    <w:rsid w:val="00F52D04"/>
    <w:rsid w:val="00F5435B"/>
    <w:rsid w:val="00F54672"/>
    <w:rsid w:val="00F54A7A"/>
    <w:rsid w:val="00F54EF9"/>
    <w:rsid w:val="00F55030"/>
    <w:rsid w:val="00F55291"/>
    <w:rsid w:val="00F554D8"/>
    <w:rsid w:val="00F5656F"/>
    <w:rsid w:val="00F565AB"/>
    <w:rsid w:val="00F56A60"/>
    <w:rsid w:val="00F56C22"/>
    <w:rsid w:val="00F56C2D"/>
    <w:rsid w:val="00F57622"/>
    <w:rsid w:val="00F57CE4"/>
    <w:rsid w:val="00F57D30"/>
    <w:rsid w:val="00F57DBA"/>
    <w:rsid w:val="00F6011B"/>
    <w:rsid w:val="00F6065E"/>
    <w:rsid w:val="00F6084C"/>
    <w:rsid w:val="00F6166E"/>
    <w:rsid w:val="00F616FA"/>
    <w:rsid w:val="00F619DB"/>
    <w:rsid w:val="00F61CB7"/>
    <w:rsid w:val="00F6227E"/>
    <w:rsid w:val="00F62410"/>
    <w:rsid w:val="00F62E6D"/>
    <w:rsid w:val="00F6356D"/>
    <w:rsid w:val="00F63670"/>
    <w:rsid w:val="00F63ED0"/>
    <w:rsid w:val="00F6433A"/>
    <w:rsid w:val="00F64492"/>
    <w:rsid w:val="00F64D8D"/>
    <w:rsid w:val="00F65232"/>
    <w:rsid w:val="00F6537A"/>
    <w:rsid w:val="00F6567B"/>
    <w:rsid w:val="00F657AF"/>
    <w:rsid w:val="00F65EBD"/>
    <w:rsid w:val="00F65EFB"/>
    <w:rsid w:val="00F65F76"/>
    <w:rsid w:val="00F66234"/>
    <w:rsid w:val="00F66304"/>
    <w:rsid w:val="00F66321"/>
    <w:rsid w:val="00F667AC"/>
    <w:rsid w:val="00F66D54"/>
    <w:rsid w:val="00F66F16"/>
    <w:rsid w:val="00F67028"/>
    <w:rsid w:val="00F672A6"/>
    <w:rsid w:val="00F67A39"/>
    <w:rsid w:val="00F70682"/>
    <w:rsid w:val="00F70C51"/>
    <w:rsid w:val="00F70C83"/>
    <w:rsid w:val="00F70ED3"/>
    <w:rsid w:val="00F71756"/>
    <w:rsid w:val="00F72C31"/>
    <w:rsid w:val="00F72D69"/>
    <w:rsid w:val="00F73100"/>
    <w:rsid w:val="00F7326F"/>
    <w:rsid w:val="00F7370B"/>
    <w:rsid w:val="00F73B34"/>
    <w:rsid w:val="00F73F8F"/>
    <w:rsid w:val="00F74659"/>
    <w:rsid w:val="00F75069"/>
    <w:rsid w:val="00F75529"/>
    <w:rsid w:val="00F76230"/>
    <w:rsid w:val="00F76351"/>
    <w:rsid w:val="00F76B96"/>
    <w:rsid w:val="00F779C9"/>
    <w:rsid w:val="00F77CAD"/>
    <w:rsid w:val="00F77D53"/>
    <w:rsid w:val="00F802B0"/>
    <w:rsid w:val="00F80700"/>
    <w:rsid w:val="00F80850"/>
    <w:rsid w:val="00F80982"/>
    <w:rsid w:val="00F811FE"/>
    <w:rsid w:val="00F81777"/>
    <w:rsid w:val="00F81F1F"/>
    <w:rsid w:val="00F82432"/>
    <w:rsid w:val="00F8333F"/>
    <w:rsid w:val="00F834AD"/>
    <w:rsid w:val="00F834DC"/>
    <w:rsid w:val="00F834EB"/>
    <w:rsid w:val="00F84670"/>
    <w:rsid w:val="00F84725"/>
    <w:rsid w:val="00F84726"/>
    <w:rsid w:val="00F8481C"/>
    <w:rsid w:val="00F84A1B"/>
    <w:rsid w:val="00F84B2D"/>
    <w:rsid w:val="00F85723"/>
    <w:rsid w:val="00F85A6F"/>
    <w:rsid w:val="00F85ACC"/>
    <w:rsid w:val="00F85E17"/>
    <w:rsid w:val="00F8600A"/>
    <w:rsid w:val="00F8687B"/>
    <w:rsid w:val="00F86A48"/>
    <w:rsid w:val="00F86ABB"/>
    <w:rsid w:val="00F86E16"/>
    <w:rsid w:val="00F871D1"/>
    <w:rsid w:val="00F87609"/>
    <w:rsid w:val="00F8775E"/>
    <w:rsid w:val="00F879B7"/>
    <w:rsid w:val="00F87A91"/>
    <w:rsid w:val="00F901A8"/>
    <w:rsid w:val="00F9021B"/>
    <w:rsid w:val="00F90BBF"/>
    <w:rsid w:val="00F90F7F"/>
    <w:rsid w:val="00F914A1"/>
    <w:rsid w:val="00F91AE6"/>
    <w:rsid w:val="00F91B2D"/>
    <w:rsid w:val="00F91D24"/>
    <w:rsid w:val="00F92396"/>
    <w:rsid w:val="00F938FB"/>
    <w:rsid w:val="00F939E1"/>
    <w:rsid w:val="00F93C47"/>
    <w:rsid w:val="00F9402B"/>
    <w:rsid w:val="00F94E19"/>
    <w:rsid w:val="00F94F29"/>
    <w:rsid w:val="00F95762"/>
    <w:rsid w:val="00F95A16"/>
    <w:rsid w:val="00F96BAF"/>
    <w:rsid w:val="00F96BC5"/>
    <w:rsid w:val="00F96EDB"/>
    <w:rsid w:val="00F97AA8"/>
    <w:rsid w:val="00F97BDE"/>
    <w:rsid w:val="00F97DE6"/>
    <w:rsid w:val="00FA003F"/>
    <w:rsid w:val="00FA0364"/>
    <w:rsid w:val="00FA0E80"/>
    <w:rsid w:val="00FA1228"/>
    <w:rsid w:val="00FA13BC"/>
    <w:rsid w:val="00FA19DC"/>
    <w:rsid w:val="00FA1C09"/>
    <w:rsid w:val="00FA1DCF"/>
    <w:rsid w:val="00FA216C"/>
    <w:rsid w:val="00FA2CE3"/>
    <w:rsid w:val="00FA330A"/>
    <w:rsid w:val="00FA3389"/>
    <w:rsid w:val="00FA3B66"/>
    <w:rsid w:val="00FA3BDE"/>
    <w:rsid w:val="00FA3F8A"/>
    <w:rsid w:val="00FA4464"/>
    <w:rsid w:val="00FA486C"/>
    <w:rsid w:val="00FA538B"/>
    <w:rsid w:val="00FA5652"/>
    <w:rsid w:val="00FA6290"/>
    <w:rsid w:val="00FA65B7"/>
    <w:rsid w:val="00FA669D"/>
    <w:rsid w:val="00FA68F3"/>
    <w:rsid w:val="00FA6FD0"/>
    <w:rsid w:val="00FA73AB"/>
    <w:rsid w:val="00FA79EB"/>
    <w:rsid w:val="00FB022F"/>
    <w:rsid w:val="00FB054B"/>
    <w:rsid w:val="00FB0D2A"/>
    <w:rsid w:val="00FB0D2C"/>
    <w:rsid w:val="00FB1025"/>
    <w:rsid w:val="00FB19BF"/>
    <w:rsid w:val="00FB1D1F"/>
    <w:rsid w:val="00FB1EBA"/>
    <w:rsid w:val="00FB2156"/>
    <w:rsid w:val="00FB2606"/>
    <w:rsid w:val="00FB2AB9"/>
    <w:rsid w:val="00FB2D92"/>
    <w:rsid w:val="00FB2F65"/>
    <w:rsid w:val="00FB3706"/>
    <w:rsid w:val="00FB37BC"/>
    <w:rsid w:val="00FB3AB0"/>
    <w:rsid w:val="00FB3D63"/>
    <w:rsid w:val="00FB40E2"/>
    <w:rsid w:val="00FB44FE"/>
    <w:rsid w:val="00FB46FF"/>
    <w:rsid w:val="00FB4C8D"/>
    <w:rsid w:val="00FB5533"/>
    <w:rsid w:val="00FB55DA"/>
    <w:rsid w:val="00FB5A0C"/>
    <w:rsid w:val="00FB63E2"/>
    <w:rsid w:val="00FB6804"/>
    <w:rsid w:val="00FB71C9"/>
    <w:rsid w:val="00FB73E1"/>
    <w:rsid w:val="00FC08C0"/>
    <w:rsid w:val="00FC0E3E"/>
    <w:rsid w:val="00FC189D"/>
    <w:rsid w:val="00FC1924"/>
    <w:rsid w:val="00FC1A7A"/>
    <w:rsid w:val="00FC28D0"/>
    <w:rsid w:val="00FC3472"/>
    <w:rsid w:val="00FC3C0B"/>
    <w:rsid w:val="00FC3E35"/>
    <w:rsid w:val="00FC42E5"/>
    <w:rsid w:val="00FC4E26"/>
    <w:rsid w:val="00FC50AF"/>
    <w:rsid w:val="00FC56AE"/>
    <w:rsid w:val="00FC5B3E"/>
    <w:rsid w:val="00FC5B8D"/>
    <w:rsid w:val="00FC5FEF"/>
    <w:rsid w:val="00FC61AB"/>
    <w:rsid w:val="00FC6ACC"/>
    <w:rsid w:val="00FC6CED"/>
    <w:rsid w:val="00FC6D74"/>
    <w:rsid w:val="00FC7761"/>
    <w:rsid w:val="00FD059A"/>
    <w:rsid w:val="00FD05BA"/>
    <w:rsid w:val="00FD0743"/>
    <w:rsid w:val="00FD08FE"/>
    <w:rsid w:val="00FD0C76"/>
    <w:rsid w:val="00FD0CBD"/>
    <w:rsid w:val="00FD0D3E"/>
    <w:rsid w:val="00FD11BB"/>
    <w:rsid w:val="00FD171C"/>
    <w:rsid w:val="00FD1725"/>
    <w:rsid w:val="00FD18D0"/>
    <w:rsid w:val="00FD1968"/>
    <w:rsid w:val="00FD19D4"/>
    <w:rsid w:val="00FD1A70"/>
    <w:rsid w:val="00FD1B81"/>
    <w:rsid w:val="00FD1C88"/>
    <w:rsid w:val="00FD1E16"/>
    <w:rsid w:val="00FD1FB0"/>
    <w:rsid w:val="00FD226F"/>
    <w:rsid w:val="00FD2E50"/>
    <w:rsid w:val="00FD3005"/>
    <w:rsid w:val="00FD3051"/>
    <w:rsid w:val="00FD30A0"/>
    <w:rsid w:val="00FD3541"/>
    <w:rsid w:val="00FD38DD"/>
    <w:rsid w:val="00FD39FC"/>
    <w:rsid w:val="00FD43E2"/>
    <w:rsid w:val="00FD46D9"/>
    <w:rsid w:val="00FD4D11"/>
    <w:rsid w:val="00FD4D7B"/>
    <w:rsid w:val="00FD4EFB"/>
    <w:rsid w:val="00FD52EA"/>
    <w:rsid w:val="00FD5836"/>
    <w:rsid w:val="00FD5B03"/>
    <w:rsid w:val="00FD5B9A"/>
    <w:rsid w:val="00FD5CB0"/>
    <w:rsid w:val="00FD660A"/>
    <w:rsid w:val="00FD6E62"/>
    <w:rsid w:val="00FD70EF"/>
    <w:rsid w:val="00FD7182"/>
    <w:rsid w:val="00FD72FF"/>
    <w:rsid w:val="00FD730E"/>
    <w:rsid w:val="00FD7BA8"/>
    <w:rsid w:val="00FD7E92"/>
    <w:rsid w:val="00FE06A9"/>
    <w:rsid w:val="00FE0888"/>
    <w:rsid w:val="00FE0AA9"/>
    <w:rsid w:val="00FE1372"/>
    <w:rsid w:val="00FE15A6"/>
    <w:rsid w:val="00FE1721"/>
    <w:rsid w:val="00FE1A91"/>
    <w:rsid w:val="00FE1D9A"/>
    <w:rsid w:val="00FE27FB"/>
    <w:rsid w:val="00FE281D"/>
    <w:rsid w:val="00FE2C45"/>
    <w:rsid w:val="00FE2FEC"/>
    <w:rsid w:val="00FE351D"/>
    <w:rsid w:val="00FE359C"/>
    <w:rsid w:val="00FE39C9"/>
    <w:rsid w:val="00FE3BBE"/>
    <w:rsid w:val="00FE3F0D"/>
    <w:rsid w:val="00FE4B46"/>
    <w:rsid w:val="00FE51CC"/>
    <w:rsid w:val="00FE56B9"/>
    <w:rsid w:val="00FE5D59"/>
    <w:rsid w:val="00FE605F"/>
    <w:rsid w:val="00FE6464"/>
    <w:rsid w:val="00FE6E91"/>
    <w:rsid w:val="00FE6F14"/>
    <w:rsid w:val="00FE7257"/>
    <w:rsid w:val="00FE7AD0"/>
    <w:rsid w:val="00FE7CEC"/>
    <w:rsid w:val="00FF04BD"/>
    <w:rsid w:val="00FF061C"/>
    <w:rsid w:val="00FF06EE"/>
    <w:rsid w:val="00FF070F"/>
    <w:rsid w:val="00FF097E"/>
    <w:rsid w:val="00FF0F40"/>
    <w:rsid w:val="00FF1903"/>
    <w:rsid w:val="00FF1E86"/>
    <w:rsid w:val="00FF220F"/>
    <w:rsid w:val="00FF2356"/>
    <w:rsid w:val="00FF2989"/>
    <w:rsid w:val="00FF2ABD"/>
    <w:rsid w:val="00FF3415"/>
    <w:rsid w:val="00FF372A"/>
    <w:rsid w:val="00FF3965"/>
    <w:rsid w:val="00FF3D5F"/>
    <w:rsid w:val="00FF3E61"/>
    <w:rsid w:val="00FF3E79"/>
    <w:rsid w:val="00FF4166"/>
    <w:rsid w:val="00FF423F"/>
    <w:rsid w:val="00FF42FB"/>
    <w:rsid w:val="00FF46F2"/>
    <w:rsid w:val="00FF4A49"/>
    <w:rsid w:val="00FF4FDE"/>
    <w:rsid w:val="00FF5161"/>
    <w:rsid w:val="00FF526E"/>
    <w:rsid w:val="00FF5B13"/>
    <w:rsid w:val="00FF6F8D"/>
    <w:rsid w:val="00FF7127"/>
    <w:rsid w:val="00FF7873"/>
    <w:rsid w:val="00FF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FC46A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qFormat="1"/>
    <w:lsdException w:name="table of figures" w:uiPriority="99"/>
    <w:lsdException w:name="footnote reference" w:uiPriority="99"/>
    <w:lsdException w:name="annotation reference" w:uiPriority="99"/>
    <w:lsdException w:name="page numb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Table Grid" w:uiPriority="3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4">
    <w:name w:val="Normal"/>
    <w:qFormat/>
    <w:rsid w:val="00FF1E86"/>
    <w:pPr>
      <w:spacing w:after="120"/>
      <w:ind w:firstLine="397"/>
      <w:jc w:val="both"/>
    </w:pPr>
    <w:rPr>
      <w:sz w:val="24"/>
      <w:szCs w:val="24"/>
      <w:lang w:val="en-US" w:eastAsia="en-US"/>
    </w:rPr>
  </w:style>
  <w:style w:type="paragraph" w:styleId="1">
    <w:name w:val="heading 1"/>
    <w:aliases w:val="@Lev1,h1,IG-Head1,Заголовок 1-2,(1.),Заголовок 1 Знак2,Заголовок 1 Знак1 Знак,Заголовок 1 Знак Знак Знак,Назаренко1 Знак Знак Знак,Заголовок 1 Знак Знак1,Назаренко1 Знак Знак1,Заголовок 1 Знак1,Заголовок 1 Знак Знак,Назаренко1 Знак Знак,@Le"/>
    <w:basedOn w:val="a4"/>
    <w:next w:val="Paragraph"/>
    <w:link w:val="10"/>
    <w:qFormat/>
    <w:rsid w:val="00DC38BB"/>
    <w:pPr>
      <w:keepNext/>
      <w:keepLines/>
      <w:numPr>
        <w:numId w:val="21"/>
      </w:numPr>
      <w:tabs>
        <w:tab w:val="left" w:pos="480"/>
      </w:tabs>
      <w:spacing w:after="240"/>
      <w:ind w:left="877"/>
      <w:outlineLvl w:val="0"/>
    </w:pPr>
    <w:rPr>
      <w:b/>
      <w:bCs/>
      <w:caps/>
      <w:kern w:val="32"/>
      <w:shd w:val="clear" w:color="auto" w:fill="FFFFFF"/>
    </w:rPr>
  </w:style>
  <w:style w:type="paragraph" w:styleId="20">
    <w:name w:val="heading 2"/>
    <w:aliases w:val="@Lev2,Heading two,(1.1),Назаренко2"/>
    <w:next w:val="Paragraph"/>
    <w:link w:val="23"/>
    <w:qFormat/>
    <w:rsid w:val="00DE537B"/>
    <w:pPr>
      <w:keepNext/>
      <w:numPr>
        <w:ilvl w:val="1"/>
        <w:numId w:val="21"/>
      </w:numPr>
      <w:tabs>
        <w:tab w:val="left" w:pos="709"/>
      </w:tabs>
      <w:autoSpaceDE w:val="0"/>
      <w:autoSpaceDN w:val="0"/>
      <w:adjustRightInd w:val="0"/>
      <w:spacing w:before="240" w:after="60"/>
      <w:jc w:val="both"/>
      <w:outlineLvl w:val="1"/>
    </w:pPr>
    <w:rPr>
      <w:rFonts w:eastAsia="TTE12574B0t00"/>
      <w:b/>
      <w:bCs/>
      <w:iCs/>
      <w:sz w:val="24"/>
      <w:szCs w:val="28"/>
    </w:rPr>
  </w:style>
  <w:style w:type="paragraph" w:styleId="3">
    <w:name w:val="heading 3"/>
    <w:aliases w:val="Заголовок 3 Знак1,Заголовок 3 Знак Знак Знак Знак Знак1,(1.1.1),Заголовок 3 Знак Знак Знак,Заголовок 3 Знак Знак Знак Знак,Назаренко3,Назаренко3 Знак,Заголовок 3 Знак Знак Знак Знак Знак Знак Знак,Назаренко3 Знак Знак Знак"/>
    <w:next w:val="Paragraph"/>
    <w:link w:val="32"/>
    <w:qFormat/>
    <w:rsid w:val="00DE537B"/>
    <w:pPr>
      <w:keepNext/>
      <w:keepLines/>
      <w:numPr>
        <w:ilvl w:val="2"/>
        <w:numId w:val="21"/>
      </w:numPr>
      <w:tabs>
        <w:tab w:val="left" w:pos="709"/>
      </w:tabs>
      <w:spacing w:before="240" w:after="240"/>
      <w:outlineLvl w:val="2"/>
    </w:pPr>
    <w:rPr>
      <w:b/>
      <w:bCs/>
      <w:sz w:val="24"/>
      <w:szCs w:val="24"/>
    </w:rPr>
  </w:style>
  <w:style w:type="paragraph" w:styleId="4">
    <w:name w:val="heading 4"/>
    <w:aliases w:val="(1.1.1.1),Таблица,Заголовок 4 Знак1,Заголовок 4 Знак Знак,Заголовок 4 Знак Знак Знак Знак"/>
    <w:next w:val="Paragraph"/>
    <w:link w:val="40"/>
    <w:qFormat/>
    <w:rsid w:val="00DC38BB"/>
    <w:pPr>
      <w:keepLines/>
      <w:numPr>
        <w:ilvl w:val="3"/>
        <w:numId w:val="21"/>
      </w:numPr>
      <w:tabs>
        <w:tab w:val="left" w:pos="1200"/>
      </w:tabs>
      <w:spacing w:after="240"/>
      <w:outlineLvl w:val="3"/>
    </w:pPr>
    <w:rPr>
      <w:bCs/>
      <w:sz w:val="24"/>
      <w:szCs w:val="24"/>
    </w:rPr>
  </w:style>
  <w:style w:type="paragraph" w:styleId="5">
    <w:name w:val="heading 5"/>
    <w:aliases w:val="DO NOT USE, DO NOT USE"/>
    <w:next w:val="Paragraph"/>
    <w:link w:val="50"/>
    <w:qFormat/>
    <w:rsid w:val="00D817AA"/>
    <w:pPr>
      <w:keepNext/>
      <w:keepLines/>
      <w:numPr>
        <w:ilvl w:val="4"/>
        <w:numId w:val="15"/>
      </w:numPr>
      <w:spacing w:after="240"/>
      <w:outlineLvl w:val="4"/>
    </w:pPr>
    <w:rPr>
      <w:rFonts w:ascii="Arial" w:hAnsi="Arial"/>
      <w:b/>
      <w:bCs/>
      <w:iCs/>
      <w:smallCaps/>
      <w:sz w:val="22"/>
      <w:szCs w:val="22"/>
    </w:rPr>
  </w:style>
  <w:style w:type="paragraph" w:styleId="6">
    <w:name w:val="heading 6"/>
    <w:next w:val="Paragraph"/>
    <w:link w:val="60"/>
    <w:qFormat/>
    <w:rsid w:val="00D817AA"/>
    <w:pPr>
      <w:keepNext/>
      <w:keepLines/>
      <w:numPr>
        <w:ilvl w:val="5"/>
        <w:numId w:val="15"/>
      </w:numPr>
      <w:spacing w:after="240"/>
      <w:outlineLvl w:val="5"/>
    </w:pPr>
    <w:rPr>
      <w:rFonts w:ascii="Arial" w:hAnsi="Arial"/>
      <w:b/>
      <w:bCs/>
      <w:sz w:val="22"/>
      <w:szCs w:val="22"/>
    </w:rPr>
  </w:style>
  <w:style w:type="paragraph" w:styleId="7">
    <w:name w:val="heading 7"/>
    <w:aliases w:val="DO NOT USE3,DO NOT USE31,DO NOT USE311,DontUse!"/>
    <w:next w:val="Paragraph"/>
    <w:link w:val="70"/>
    <w:qFormat/>
    <w:rsid w:val="00D817AA"/>
    <w:pPr>
      <w:keepNext/>
      <w:keepLines/>
      <w:numPr>
        <w:ilvl w:val="6"/>
        <w:numId w:val="15"/>
      </w:numPr>
      <w:spacing w:after="240"/>
      <w:outlineLvl w:val="6"/>
    </w:pPr>
    <w:rPr>
      <w:rFonts w:ascii="Arial" w:hAnsi="Arial"/>
      <w:i/>
      <w:sz w:val="22"/>
      <w:szCs w:val="24"/>
    </w:rPr>
  </w:style>
  <w:style w:type="paragraph" w:styleId="8">
    <w:name w:val="heading 8"/>
    <w:aliases w:val="titre:d,DO NOT USE2,DO NOT USE21,DO NOT USE211,don'tUse"/>
    <w:next w:val="Paragraph"/>
    <w:link w:val="80"/>
    <w:qFormat/>
    <w:rsid w:val="00D817AA"/>
    <w:pPr>
      <w:keepNext/>
      <w:keepLines/>
      <w:numPr>
        <w:ilvl w:val="7"/>
        <w:numId w:val="15"/>
      </w:numPr>
      <w:spacing w:after="240"/>
      <w:outlineLvl w:val="7"/>
    </w:pPr>
    <w:rPr>
      <w:rFonts w:ascii="Arial" w:hAnsi="Arial"/>
      <w:i/>
      <w:iCs/>
      <w:sz w:val="22"/>
      <w:szCs w:val="24"/>
    </w:rPr>
  </w:style>
  <w:style w:type="paragraph" w:styleId="9">
    <w:name w:val="heading 9"/>
    <w:aliases w:val="DO NOT USE1,DO NOT USE11,DO NOT USE111,Don'tUse"/>
    <w:next w:val="Paragraph"/>
    <w:link w:val="90"/>
    <w:qFormat/>
    <w:rsid w:val="00D817AA"/>
    <w:pPr>
      <w:keepNext/>
      <w:keepLines/>
      <w:numPr>
        <w:ilvl w:val="8"/>
        <w:numId w:val="15"/>
      </w:numPr>
      <w:spacing w:after="240"/>
      <w:outlineLvl w:val="8"/>
    </w:pPr>
    <w:rPr>
      <w:rFonts w:ascii="Arial" w:hAnsi="Arial"/>
      <w:i/>
      <w:sz w:val="22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Paragraph">
    <w:name w:val="Paragraph"/>
    <w:link w:val="ParagraphChar"/>
    <w:qFormat/>
    <w:rsid w:val="00D817AA"/>
    <w:pPr>
      <w:spacing w:after="240"/>
    </w:pPr>
    <w:rPr>
      <w:sz w:val="24"/>
      <w:szCs w:val="24"/>
      <w:lang w:val="en-US" w:eastAsia="en-US"/>
    </w:rPr>
  </w:style>
  <w:style w:type="character" w:styleId="a8">
    <w:name w:val="page number"/>
    <w:basedOn w:val="a5"/>
    <w:uiPriority w:val="99"/>
    <w:rsid w:val="00D817AA"/>
  </w:style>
  <w:style w:type="paragraph" w:styleId="a9">
    <w:name w:val="Title"/>
    <w:basedOn w:val="Heading1Unnumbered"/>
    <w:link w:val="aa"/>
    <w:qFormat/>
    <w:rsid w:val="00EE5EF1"/>
  </w:style>
  <w:style w:type="paragraph" w:customStyle="1" w:styleId="TableText">
    <w:name w:val="Table Text"/>
    <w:rsid w:val="00D817AA"/>
    <w:pPr>
      <w:spacing w:after="60"/>
      <w:jc w:val="center"/>
    </w:pPr>
    <w:rPr>
      <w:sz w:val="24"/>
      <w:lang w:val="en-US" w:eastAsia="en-US"/>
    </w:rPr>
  </w:style>
  <w:style w:type="paragraph" w:customStyle="1" w:styleId="TableCenter">
    <w:name w:val="Table Center"/>
    <w:rsid w:val="00D817AA"/>
    <w:pPr>
      <w:spacing w:after="60"/>
      <w:jc w:val="center"/>
    </w:pPr>
    <w:rPr>
      <w:sz w:val="24"/>
      <w:lang w:val="en-US" w:eastAsia="en-US"/>
    </w:rPr>
  </w:style>
  <w:style w:type="paragraph" w:customStyle="1" w:styleId="TableFootnote">
    <w:name w:val="Table Footnote"/>
    <w:basedOn w:val="TableText"/>
    <w:rsid w:val="00D817AA"/>
    <w:pPr>
      <w:numPr>
        <w:numId w:val="13"/>
      </w:numPr>
      <w:jc w:val="left"/>
    </w:pPr>
    <w:rPr>
      <w:sz w:val="18"/>
    </w:rPr>
  </w:style>
  <w:style w:type="paragraph" w:customStyle="1" w:styleId="TableTitle">
    <w:name w:val="Table Title"/>
    <w:next w:val="TableHead"/>
    <w:link w:val="TableTitleChar"/>
    <w:rsid w:val="00D817AA"/>
    <w:pPr>
      <w:keepNext/>
      <w:keepLines/>
      <w:tabs>
        <w:tab w:val="left" w:pos="1440"/>
      </w:tabs>
      <w:spacing w:after="120"/>
      <w:ind w:left="1440" w:hanging="1440"/>
    </w:pPr>
    <w:rPr>
      <w:rFonts w:ascii="Arial" w:hAnsi="Arial"/>
      <w:b/>
      <w:sz w:val="24"/>
      <w:szCs w:val="24"/>
      <w:lang w:val="en-US" w:eastAsia="en-US"/>
    </w:rPr>
  </w:style>
  <w:style w:type="paragraph" w:customStyle="1" w:styleId="TableHead">
    <w:name w:val="Table Head"/>
    <w:basedOn w:val="TableText"/>
    <w:rsid w:val="00D817AA"/>
    <w:rPr>
      <w:rFonts w:ascii="Times New Roman Bold" w:hAnsi="Times New Roman Bold"/>
    </w:rPr>
  </w:style>
  <w:style w:type="paragraph" w:customStyle="1" w:styleId="FigureTitle">
    <w:name w:val="Figure Title"/>
    <w:basedOn w:val="TableTitle"/>
    <w:next w:val="Figure"/>
    <w:rsid w:val="00D817AA"/>
    <w:pPr>
      <w:spacing w:after="240"/>
    </w:pPr>
  </w:style>
  <w:style w:type="paragraph" w:customStyle="1" w:styleId="TableSummaryTitle">
    <w:name w:val="Table Summary Title"/>
    <w:basedOn w:val="TableTitle"/>
    <w:next w:val="TableHead"/>
    <w:semiHidden/>
    <w:rsid w:val="00D817AA"/>
    <w:pPr>
      <w:pageBreakBefore/>
    </w:pPr>
  </w:style>
  <w:style w:type="paragraph" w:customStyle="1" w:styleId="TableSummaryHead">
    <w:name w:val="Table Summary Head"/>
    <w:basedOn w:val="TableText"/>
    <w:semiHidden/>
    <w:rsid w:val="00D817AA"/>
  </w:style>
  <w:style w:type="paragraph" w:customStyle="1" w:styleId="FigureSummaryTitle">
    <w:name w:val="Figure Summary Title"/>
    <w:basedOn w:val="FigureTitle"/>
    <w:next w:val="Figure"/>
    <w:semiHidden/>
    <w:rsid w:val="00D817AA"/>
  </w:style>
  <w:style w:type="paragraph" w:styleId="ab">
    <w:name w:val="header"/>
    <w:link w:val="ac"/>
    <w:rsid w:val="00D817AA"/>
    <w:pPr>
      <w:tabs>
        <w:tab w:val="center" w:pos="4507"/>
        <w:tab w:val="right" w:pos="9000"/>
      </w:tabs>
    </w:pPr>
    <w:rPr>
      <w:lang w:val="en-US" w:eastAsia="en-US"/>
    </w:rPr>
  </w:style>
  <w:style w:type="paragraph" w:styleId="ad">
    <w:name w:val="footer"/>
    <w:basedOn w:val="ab"/>
    <w:link w:val="ae"/>
    <w:uiPriority w:val="99"/>
    <w:rsid w:val="00D817AA"/>
  </w:style>
  <w:style w:type="character" w:customStyle="1" w:styleId="FileName">
    <w:name w:val="FileName"/>
    <w:semiHidden/>
    <w:rsid w:val="00D817AA"/>
    <w:rPr>
      <w:rFonts w:ascii="Times New Roman" w:hAnsi="Times New Roman"/>
      <w:sz w:val="16"/>
    </w:rPr>
  </w:style>
  <w:style w:type="character" w:customStyle="1" w:styleId="Instructions">
    <w:name w:val="Instructions"/>
    <w:rsid w:val="00D817AA"/>
    <w:rPr>
      <w:i/>
      <w:vanish/>
      <w:color w:val="008080"/>
    </w:rPr>
  </w:style>
  <w:style w:type="paragraph" w:customStyle="1" w:styleId="TOCTitle">
    <w:name w:val="TOC Title"/>
    <w:basedOn w:val="a9"/>
    <w:next w:val="11"/>
    <w:rsid w:val="00D817AA"/>
    <w:pPr>
      <w:pageBreakBefore/>
    </w:pPr>
    <w:rPr>
      <w:caps w:val="0"/>
      <w:sz w:val="28"/>
      <w:szCs w:val="28"/>
    </w:rPr>
  </w:style>
  <w:style w:type="paragraph" w:styleId="11">
    <w:name w:val="toc 1"/>
    <w:next w:val="Paragraph"/>
    <w:uiPriority w:val="39"/>
    <w:rsid w:val="00595F86"/>
    <w:pPr>
      <w:tabs>
        <w:tab w:val="right" w:leader="dot" w:pos="9072"/>
      </w:tabs>
      <w:spacing w:before="60"/>
      <w:ind w:left="482" w:hanging="482"/>
    </w:pPr>
    <w:rPr>
      <w:sz w:val="24"/>
      <w:lang w:val="en-US" w:eastAsia="en-US"/>
    </w:rPr>
  </w:style>
  <w:style w:type="paragraph" w:customStyle="1" w:styleId="TOCSection">
    <w:name w:val="TOC Section"/>
    <w:basedOn w:val="1"/>
    <w:rsid w:val="00D817AA"/>
    <w:pPr>
      <w:numPr>
        <w:numId w:val="0"/>
      </w:numPr>
      <w:spacing w:before="240" w:after="120"/>
      <w:outlineLvl w:val="9"/>
    </w:pPr>
  </w:style>
  <w:style w:type="paragraph" w:customStyle="1" w:styleId="Confidentiality">
    <w:name w:val="Confidentiality"/>
    <w:next w:val="Paragraph"/>
    <w:rsid w:val="00D817AA"/>
    <w:pPr>
      <w:ind w:left="720" w:right="720"/>
    </w:pPr>
    <w:rPr>
      <w:lang w:val="en-US" w:eastAsia="en-US"/>
    </w:rPr>
  </w:style>
  <w:style w:type="paragraph" w:styleId="51">
    <w:name w:val="toc 5"/>
    <w:basedOn w:val="11"/>
    <w:next w:val="Paragraph"/>
    <w:uiPriority w:val="39"/>
    <w:rsid w:val="00D817AA"/>
    <w:pPr>
      <w:ind w:left="2880" w:hanging="1440"/>
    </w:pPr>
    <w:rPr>
      <w:caps/>
      <w:szCs w:val="24"/>
    </w:rPr>
  </w:style>
  <w:style w:type="paragraph" w:styleId="24">
    <w:name w:val="toc 2"/>
    <w:basedOn w:val="11"/>
    <w:next w:val="Paragraph"/>
    <w:uiPriority w:val="39"/>
    <w:rsid w:val="00D817AA"/>
    <w:pPr>
      <w:tabs>
        <w:tab w:val="left" w:pos="1080"/>
      </w:tabs>
      <w:ind w:left="1080" w:hanging="720"/>
    </w:pPr>
    <w:rPr>
      <w:caps/>
      <w:szCs w:val="24"/>
    </w:rPr>
  </w:style>
  <w:style w:type="paragraph" w:styleId="33">
    <w:name w:val="toc 3"/>
    <w:basedOn w:val="11"/>
    <w:next w:val="Paragraph"/>
    <w:uiPriority w:val="39"/>
    <w:rsid w:val="00D817AA"/>
    <w:pPr>
      <w:tabs>
        <w:tab w:val="left" w:pos="1680"/>
      </w:tabs>
      <w:ind w:left="1680" w:hanging="960"/>
    </w:pPr>
    <w:rPr>
      <w:caps/>
      <w:szCs w:val="24"/>
    </w:rPr>
  </w:style>
  <w:style w:type="paragraph" w:styleId="41">
    <w:name w:val="toc 4"/>
    <w:basedOn w:val="11"/>
    <w:next w:val="Paragraph"/>
    <w:uiPriority w:val="39"/>
    <w:rsid w:val="00D817AA"/>
    <w:pPr>
      <w:tabs>
        <w:tab w:val="left" w:pos="2280"/>
      </w:tabs>
      <w:ind w:left="2280" w:hanging="1200"/>
    </w:pPr>
    <w:rPr>
      <w:caps/>
      <w:szCs w:val="24"/>
    </w:rPr>
  </w:style>
  <w:style w:type="paragraph" w:styleId="61">
    <w:name w:val="toc 6"/>
    <w:basedOn w:val="11"/>
    <w:next w:val="Paragraph"/>
    <w:uiPriority w:val="39"/>
    <w:rsid w:val="00D817AA"/>
    <w:pPr>
      <w:ind w:left="3485" w:hanging="1685"/>
    </w:pPr>
    <w:rPr>
      <w:caps/>
      <w:szCs w:val="24"/>
    </w:rPr>
  </w:style>
  <w:style w:type="paragraph" w:styleId="71">
    <w:name w:val="toc 7"/>
    <w:basedOn w:val="11"/>
    <w:next w:val="Paragraph"/>
    <w:uiPriority w:val="39"/>
    <w:rsid w:val="00D817AA"/>
    <w:pPr>
      <w:ind w:left="4075" w:hanging="1915"/>
    </w:pPr>
    <w:rPr>
      <w:caps/>
      <w:szCs w:val="24"/>
    </w:rPr>
  </w:style>
  <w:style w:type="paragraph" w:styleId="81">
    <w:name w:val="toc 8"/>
    <w:basedOn w:val="11"/>
    <w:next w:val="Paragraph"/>
    <w:uiPriority w:val="39"/>
    <w:rsid w:val="00D817AA"/>
    <w:pPr>
      <w:ind w:left="4680" w:hanging="2160"/>
    </w:pPr>
    <w:rPr>
      <w:caps/>
      <w:szCs w:val="24"/>
    </w:rPr>
  </w:style>
  <w:style w:type="paragraph" w:styleId="91">
    <w:name w:val="toc 9"/>
    <w:basedOn w:val="11"/>
    <w:next w:val="Paragraph"/>
    <w:uiPriority w:val="39"/>
    <w:rsid w:val="00D817AA"/>
    <w:pPr>
      <w:ind w:left="5285" w:hanging="2405"/>
    </w:pPr>
    <w:rPr>
      <w:caps/>
      <w:szCs w:val="24"/>
    </w:rPr>
  </w:style>
  <w:style w:type="paragraph" w:styleId="af">
    <w:name w:val="caption"/>
    <w:aliases w:val="Caption Char"/>
    <w:basedOn w:val="TableTitle"/>
    <w:next w:val="a4"/>
    <w:link w:val="af0"/>
    <w:qFormat/>
    <w:rsid w:val="0072194B"/>
    <w:rPr>
      <w:rFonts w:ascii="Times New Roman" w:hAnsi="Times New Roman"/>
    </w:rPr>
  </w:style>
  <w:style w:type="character" w:styleId="af1">
    <w:name w:val="Hyperlink"/>
    <w:uiPriority w:val="99"/>
    <w:rsid w:val="00D817AA"/>
    <w:rPr>
      <w:color w:val="0000FF"/>
      <w:u w:val="none"/>
    </w:rPr>
  </w:style>
  <w:style w:type="paragraph" w:customStyle="1" w:styleId="HeaderLandscape">
    <w:name w:val="HeaderLandscape"/>
    <w:rsid w:val="00D817AA"/>
    <w:pPr>
      <w:tabs>
        <w:tab w:val="center" w:pos="6480"/>
        <w:tab w:val="right" w:pos="12960"/>
      </w:tabs>
    </w:pPr>
    <w:rPr>
      <w:lang w:val="en-US" w:eastAsia="en-US"/>
    </w:rPr>
  </w:style>
  <w:style w:type="paragraph" w:customStyle="1" w:styleId="ListHyphen">
    <w:name w:val="List Hyphen"/>
    <w:semiHidden/>
    <w:rsid w:val="00D817AA"/>
    <w:pPr>
      <w:numPr>
        <w:numId w:val="9"/>
      </w:numPr>
    </w:pPr>
    <w:rPr>
      <w:sz w:val="24"/>
      <w:lang w:val="en-US" w:eastAsia="en-US"/>
    </w:rPr>
  </w:style>
  <w:style w:type="paragraph" w:styleId="a0">
    <w:name w:val="List Bullet"/>
    <w:rsid w:val="00D817AA"/>
    <w:pPr>
      <w:numPr>
        <w:numId w:val="20"/>
      </w:numPr>
    </w:pPr>
    <w:rPr>
      <w:sz w:val="24"/>
      <w:lang w:val="en-US" w:eastAsia="en-US"/>
    </w:rPr>
  </w:style>
  <w:style w:type="paragraph" w:styleId="a">
    <w:name w:val="List Number"/>
    <w:rsid w:val="00D817AA"/>
    <w:pPr>
      <w:numPr>
        <w:numId w:val="19"/>
      </w:numPr>
    </w:pPr>
    <w:rPr>
      <w:sz w:val="24"/>
      <w:lang w:val="en-US" w:eastAsia="en-US"/>
    </w:rPr>
  </w:style>
  <w:style w:type="paragraph" w:customStyle="1" w:styleId="References">
    <w:name w:val="References"/>
    <w:rsid w:val="00D817AA"/>
    <w:pPr>
      <w:numPr>
        <w:numId w:val="12"/>
      </w:numPr>
      <w:spacing w:after="240"/>
    </w:pPr>
    <w:rPr>
      <w:sz w:val="24"/>
      <w:lang w:val="en-US" w:eastAsia="en-US"/>
    </w:rPr>
  </w:style>
  <w:style w:type="paragraph" w:customStyle="1" w:styleId="Heading1Unnumbered">
    <w:name w:val="Heading 1 Unnumbered"/>
    <w:basedOn w:val="1"/>
    <w:next w:val="Paragraph"/>
    <w:rsid w:val="00D817AA"/>
    <w:pPr>
      <w:numPr>
        <w:numId w:val="0"/>
      </w:numPr>
    </w:pPr>
  </w:style>
  <w:style w:type="paragraph" w:customStyle="1" w:styleId="Attachment">
    <w:name w:val="Attachment"/>
    <w:next w:val="Paragraph"/>
    <w:semiHidden/>
    <w:rsid w:val="00EB1D22"/>
    <w:pPr>
      <w:tabs>
        <w:tab w:val="num" w:pos="0"/>
      </w:tabs>
      <w:spacing w:after="240"/>
      <w:jc w:val="center"/>
      <w:outlineLvl w:val="1"/>
    </w:pPr>
    <w:rPr>
      <w:rFonts w:ascii="Times New Roman Bold" w:hAnsi="Times New Roman Bold"/>
      <w:b/>
      <w:caps/>
      <w:sz w:val="24"/>
      <w:lang w:val="en-US" w:eastAsia="en-US"/>
    </w:rPr>
  </w:style>
  <w:style w:type="paragraph" w:customStyle="1" w:styleId="TableRowHead">
    <w:name w:val="Table Row Head"/>
    <w:basedOn w:val="TableText"/>
    <w:semiHidden/>
    <w:rsid w:val="00D817AA"/>
    <w:pPr>
      <w:tabs>
        <w:tab w:val="left" w:pos="360"/>
      </w:tabs>
      <w:jc w:val="left"/>
    </w:pPr>
  </w:style>
  <w:style w:type="character" w:styleId="af2">
    <w:name w:val="endnote reference"/>
    <w:semiHidden/>
    <w:rsid w:val="00D817AA"/>
    <w:rPr>
      <w:vertAlign w:val="baseline"/>
    </w:rPr>
  </w:style>
  <w:style w:type="paragraph" w:styleId="af3">
    <w:name w:val="endnote text"/>
    <w:link w:val="af4"/>
    <w:semiHidden/>
    <w:rsid w:val="00D817AA"/>
    <w:pPr>
      <w:tabs>
        <w:tab w:val="left" w:pos="360"/>
      </w:tabs>
    </w:pPr>
    <w:rPr>
      <w:sz w:val="24"/>
      <w:lang w:val="en-US" w:eastAsia="en-US"/>
    </w:rPr>
  </w:style>
  <w:style w:type="paragraph" w:customStyle="1" w:styleId="Figure">
    <w:name w:val="Figure"/>
    <w:next w:val="Paragraph"/>
    <w:rsid w:val="00D817AA"/>
    <w:pPr>
      <w:keepLines/>
      <w:spacing w:after="120"/>
      <w:jc w:val="center"/>
    </w:pPr>
    <w:rPr>
      <w:sz w:val="24"/>
      <w:lang w:val="en-US" w:eastAsia="en-US"/>
    </w:rPr>
  </w:style>
  <w:style w:type="paragraph" w:customStyle="1" w:styleId="ListLetter">
    <w:name w:val="List Letter"/>
    <w:rsid w:val="00D817AA"/>
    <w:pPr>
      <w:numPr>
        <w:numId w:val="7"/>
      </w:numPr>
    </w:pPr>
    <w:rPr>
      <w:sz w:val="24"/>
      <w:lang w:val="en-US" w:eastAsia="en-US"/>
    </w:rPr>
  </w:style>
  <w:style w:type="paragraph" w:customStyle="1" w:styleId="FooterLandscape">
    <w:name w:val="FooterLandscape"/>
    <w:basedOn w:val="HeaderLandscape"/>
    <w:rsid w:val="00D817AA"/>
    <w:pPr>
      <w:tabs>
        <w:tab w:val="clear" w:pos="6480"/>
        <w:tab w:val="clear" w:pos="12960"/>
        <w:tab w:val="center" w:pos="6307"/>
        <w:tab w:val="right" w:pos="12600"/>
      </w:tabs>
    </w:pPr>
  </w:style>
  <w:style w:type="paragraph" w:customStyle="1" w:styleId="Approval">
    <w:name w:val="Approval"/>
    <w:rsid w:val="00D817AA"/>
    <w:pPr>
      <w:tabs>
        <w:tab w:val="left" w:pos="1080"/>
        <w:tab w:val="left" w:pos="5040"/>
        <w:tab w:val="left" w:pos="5760"/>
        <w:tab w:val="left" w:pos="6480"/>
        <w:tab w:val="left" w:pos="8640"/>
      </w:tabs>
    </w:pPr>
    <w:rPr>
      <w:sz w:val="24"/>
      <w:lang w:val="en-US" w:eastAsia="en-US"/>
    </w:rPr>
  </w:style>
  <w:style w:type="table" w:styleId="af5">
    <w:name w:val="Table Grid"/>
    <w:basedOn w:val="a6"/>
    <w:uiPriority w:val="39"/>
    <w:rsid w:val="00A72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7"/>
    <w:rsid w:val="00A7254D"/>
    <w:pPr>
      <w:numPr>
        <w:numId w:val="1"/>
      </w:numPr>
    </w:pPr>
  </w:style>
  <w:style w:type="numbering" w:styleId="1ai">
    <w:name w:val="Outline List 1"/>
    <w:basedOn w:val="a7"/>
    <w:rsid w:val="00A7254D"/>
    <w:pPr>
      <w:numPr>
        <w:numId w:val="2"/>
      </w:numPr>
    </w:pPr>
  </w:style>
  <w:style w:type="numbering" w:styleId="a2">
    <w:name w:val="Outline List 3"/>
    <w:basedOn w:val="a7"/>
    <w:rsid w:val="00A7254D"/>
    <w:pPr>
      <w:numPr>
        <w:numId w:val="3"/>
      </w:numPr>
    </w:pPr>
  </w:style>
  <w:style w:type="paragraph" w:styleId="af6">
    <w:name w:val="Balloon Text"/>
    <w:basedOn w:val="a4"/>
    <w:link w:val="af7"/>
    <w:semiHidden/>
    <w:rsid w:val="00D817AA"/>
    <w:rPr>
      <w:rFonts w:ascii="Tahoma" w:hAnsi="Tahoma" w:cs="Tahoma"/>
      <w:sz w:val="16"/>
      <w:szCs w:val="16"/>
    </w:rPr>
  </w:style>
  <w:style w:type="paragraph" w:styleId="af8">
    <w:name w:val="Block Text"/>
    <w:basedOn w:val="a4"/>
    <w:rsid w:val="00EB1D22"/>
    <w:pPr>
      <w:ind w:left="1440" w:right="1440"/>
    </w:pPr>
  </w:style>
  <w:style w:type="paragraph" w:styleId="af9">
    <w:name w:val="Body Text"/>
    <w:basedOn w:val="a4"/>
    <w:link w:val="afa"/>
    <w:rsid w:val="00D817AA"/>
  </w:style>
  <w:style w:type="paragraph" w:styleId="25">
    <w:name w:val="Body Text 2"/>
    <w:basedOn w:val="a4"/>
    <w:link w:val="26"/>
    <w:rsid w:val="00D817AA"/>
    <w:pPr>
      <w:spacing w:line="480" w:lineRule="auto"/>
    </w:pPr>
  </w:style>
  <w:style w:type="paragraph" w:styleId="34">
    <w:name w:val="Body Text 3"/>
    <w:basedOn w:val="a4"/>
    <w:link w:val="35"/>
    <w:rsid w:val="00D817AA"/>
    <w:rPr>
      <w:sz w:val="16"/>
      <w:szCs w:val="16"/>
    </w:rPr>
  </w:style>
  <w:style w:type="paragraph" w:styleId="afb">
    <w:name w:val="Body Text First Indent"/>
    <w:basedOn w:val="af9"/>
    <w:link w:val="afc"/>
    <w:rsid w:val="00D817AA"/>
    <w:pPr>
      <w:ind w:firstLine="210"/>
    </w:pPr>
  </w:style>
  <w:style w:type="paragraph" w:styleId="afd">
    <w:name w:val="Body Text Indent"/>
    <w:basedOn w:val="a4"/>
    <w:link w:val="afe"/>
    <w:rsid w:val="00D817AA"/>
    <w:pPr>
      <w:ind w:left="360"/>
    </w:pPr>
  </w:style>
  <w:style w:type="paragraph" w:styleId="27">
    <w:name w:val="Body Text First Indent 2"/>
    <w:basedOn w:val="afd"/>
    <w:link w:val="28"/>
    <w:rsid w:val="00D817AA"/>
    <w:pPr>
      <w:ind w:firstLine="210"/>
    </w:pPr>
  </w:style>
  <w:style w:type="paragraph" w:styleId="29">
    <w:name w:val="Body Text Indent 2"/>
    <w:basedOn w:val="a4"/>
    <w:link w:val="2a"/>
    <w:rsid w:val="00D817AA"/>
    <w:pPr>
      <w:spacing w:line="480" w:lineRule="auto"/>
      <w:ind w:left="360"/>
    </w:pPr>
  </w:style>
  <w:style w:type="paragraph" w:styleId="36">
    <w:name w:val="Body Text Indent 3"/>
    <w:basedOn w:val="a4"/>
    <w:link w:val="37"/>
    <w:rsid w:val="00D817AA"/>
    <w:pPr>
      <w:ind w:left="360"/>
    </w:pPr>
    <w:rPr>
      <w:sz w:val="16"/>
      <w:szCs w:val="16"/>
    </w:rPr>
  </w:style>
  <w:style w:type="paragraph" w:styleId="aff">
    <w:name w:val="Closing"/>
    <w:basedOn w:val="a4"/>
    <w:link w:val="aff0"/>
    <w:rsid w:val="00D817AA"/>
    <w:pPr>
      <w:ind w:left="4320"/>
    </w:pPr>
  </w:style>
  <w:style w:type="character" w:styleId="aff1">
    <w:name w:val="annotation reference"/>
    <w:uiPriority w:val="99"/>
    <w:semiHidden/>
    <w:rsid w:val="00D817AA"/>
    <w:rPr>
      <w:sz w:val="16"/>
      <w:szCs w:val="16"/>
    </w:rPr>
  </w:style>
  <w:style w:type="paragraph" w:styleId="aff2">
    <w:name w:val="annotation text"/>
    <w:basedOn w:val="a4"/>
    <w:link w:val="aff3"/>
    <w:uiPriority w:val="99"/>
    <w:rsid w:val="00D817AA"/>
    <w:rPr>
      <w:sz w:val="20"/>
      <w:szCs w:val="20"/>
    </w:rPr>
  </w:style>
  <w:style w:type="paragraph" w:styleId="aff4">
    <w:name w:val="annotation subject"/>
    <w:basedOn w:val="aff2"/>
    <w:next w:val="aff2"/>
    <w:link w:val="aff5"/>
    <w:semiHidden/>
    <w:rsid w:val="00D817AA"/>
    <w:rPr>
      <w:b/>
      <w:bCs/>
    </w:rPr>
  </w:style>
  <w:style w:type="paragraph" w:styleId="aff6">
    <w:name w:val="Date"/>
    <w:basedOn w:val="a4"/>
    <w:next w:val="a4"/>
    <w:link w:val="aff7"/>
    <w:rsid w:val="00D817AA"/>
  </w:style>
  <w:style w:type="paragraph" w:styleId="aff8">
    <w:name w:val="Document Map"/>
    <w:basedOn w:val="a4"/>
    <w:link w:val="aff9"/>
    <w:semiHidden/>
    <w:rsid w:val="00D817AA"/>
    <w:pPr>
      <w:shd w:val="clear" w:color="auto" w:fill="000080"/>
    </w:pPr>
    <w:rPr>
      <w:rFonts w:ascii="Tahoma" w:hAnsi="Tahoma" w:cs="Tahoma"/>
    </w:rPr>
  </w:style>
  <w:style w:type="paragraph" w:styleId="affa">
    <w:name w:val="E-mail Signature"/>
    <w:basedOn w:val="a4"/>
    <w:link w:val="affb"/>
    <w:rsid w:val="00D817AA"/>
  </w:style>
  <w:style w:type="character" w:styleId="affc">
    <w:name w:val="Emphasis"/>
    <w:uiPriority w:val="20"/>
    <w:qFormat/>
    <w:rsid w:val="00D817AA"/>
    <w:rPr>
      <w:i/>
      <w:iCs/>
    </w:rPr>
  </w:style>
  <w:style w:type="paragraph" w:styleId="affd">
    <w:name w:val="envelope address"/>
    <w:basedOn w:val="a4"/>
    <w:rsid w:val="00D817AA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2b">
    <w:name w:val="envelope return"/>
    <w:basedOn w:val="a4"/>
    <w:rsid w:val="00D817AA"/>
    <w:rPr>
      <w:rFonts w:ascii="Arial" w:hAnsi="Arial" w:cs="Arial"/>
      <w:sz w:val="20"/>
      <w:szCs w:val="20"/>
    </w:rPr>
  </w:style>
  <w:style w:type="character" w:styleId="affe">
    <w:name w:val="FollowedHyperlink"/>
    <w:rsid w:val="00D817AA"/>
    <w:rPr>
      <w:color w:val="0000FF"/>
      <w:u w:val="none"/>
    </w:rPr>
  </w:style>
  <w:style w:type="character" w:styleId="afff">
    <w:name w:val="footnote reference"/>
    <w:uiPriority w:val="99"/>
    <w:semiHidden/>
    <w:rsid w:val="00D817AA"/>
    <w:rPr>
      <w:vertAlign w:val="superscript"/>
    </w:rPr>
  </w:style>
  <w:style w:type="paragraph" w:styleId="afff0">
    <w:name w:val="footnote text"/>
    <w:basedOn w:val="a4"/>
    <w:link w:val="afff1"/>
    <w:semiHidden/>
    <w:rsid w:val="00D817AA"/>
    <w:rPr>
      <w:sz w:val="20"/>
      <w:szCs w:val="20"/>
    </w:rPr>
  </w:style>
  <w:style w:type="character" w:styleId="HTML">
    <w:name w:val="HTML Acronym"/>
    <w:basedOn w:val="a5"/>
    <w:rsid w:val="00D817AA"/>
  </w:style>
  <w:style w:type="paragraph" w:styleId="HTML0">
    <w:name w:val="HTML Address"/>
    <w:basedOn w:val="a4"/>
    <w:link w:val="HTML1"/>
    <w:rsid w:val="00D817AA"/>
    <w:rPr>
      <w:i/>
      <w:iCs/>
    </w:rPr>
  </w:style>
  <w:style w:type="character" w:styleId="HTML2">
    <w:name w:val="HTML Cite"/>
    <w:rsid w:val="00D817AA"/>
    <w:rPr>
      <w:i/>
      <w:iCs/>
    </w:rPr>
  </w:style>
  <w:style w:type="character" w:styleId="HTML3">
    <w:name w:val="HTML Code"/>
    <w:rsid w:val="00D817AA"/>
    <w:rPr>
      <w:rFonts w:ascii="Courier New" w:hAnsi="Courier New" w:cs="Courier New"/>
      <w:sz w:val="20"/>
      <w:szCs w:val="20"/>
    </w:rPr>
  </w:style>
  <w:style w:type="character" w:styleId="HTML4">
    <w:name w:val="HTML Definition"/>
    <w:rsid w:val="00D817AA"/>
    <w:rPr>
      <w:i/>
      <w:iCs/>
    </w:rPr>
  </w:style>
  <w:style w:type="character" w:styleId="HTML5">
    <w:name w:val="HTML Keyboard"/>
    <w:rsid w:val="00D817AA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4"/>
    <w:link w:val="HTML7"/>
    <w:uiPriority w:val="99"/>
    <w:rsid w:val="00D817AA"/>
    <w:rPr>
      <w:rFonts w:ascii="Courier New" w:hAnsi="Courier New" w:cs="Courier New"/>
      <w:sz w:val="20"/>
      <w:szCs w:val="20"/>
    </w:rPr>
  </w:style>
  <w:style w:type="character" w:styleId="HTML8">
    <w:name w:val="HTML Sample"/>
    <w:rsid w:val="00D817AA"/>
    <w:rPr>
      <w:rFonts w:ascii="Courier New" w:hAnsi="Courier New" w:cs="Courier New"/>
    </w:rPr>
  </w:style>
  <w:style w:type="character" w:styleId="HTML9">
    <w:name w:val="HTML Typewriter"/>
    <w:rsid w:val="00D817AA"/>
    <w:rPr>
      <w:rFonts w:ascii="Courier New" w:hAnsi="Courier New" w:cs="Courier New"/>
      <w:sz w:val="20"/>
      <w:szCs w:val="20"/>
    </w:rPr>
  </w:style>
  <w:style w:type="character" w:styleId="HTMLa">
    <w:name w:val="HTML Variable"/>
    <w:rsid w:val="00D817AA"/>
    <w:rPr>
      <w:i/>
      <w:iCs/>
    </w:rPr>
  </w:style>
  <w:style w:type="paragraph" w:styleId="12">
    <w:name w:val="index 1"/>
    <w:basedOn w:val="a4"/>
    <w:next w:val="a4"/>
    <w:rsid w:val="00D817AA"/>
    <w:pPr>
      <w:ind w:left="240" w:hanging="240"/>
    </w:pPr>
  </w:style>
  <w:style w:type="paragraph" w:styleId="2c">
    <w:name w:val="index 2"/>
    <w:basedOn w:val="a4"/>
    <w:next w:val="a4"/>
    <w:rsid w:val="00D817AA"/>
    <w:pPr>
      <w:ind w:left="480" w:hanging="240"/>
    </w:pPr>
  </w:style>
  <w:style w:type="paragraph" w:styleId="38">
    <w:name w:val="index 3"/>
    <w:basedOn w:val="a4"/>
    <w:next w:val="a4"/>
    <w:rsid w:val="00D817AA"/>
    <w:pPr>
      <w:ind w:left="720" w:hanging="240"/>
    </w:pPr>
  </w:style>
  <w:style w:type="paragraph" w:styleId="42">
    <w:name w:val="index 4"/>
    <w:basedOn w:val="a4"/>
    <w:next w:val="a4"/>
    <w:rsid w:val="00D817AA"/>
    <w:pPr>
      <w:ind w:left="960" w:hanging="240"/>
    </w:pPr>
  </w:style>
  <w:style w:type="paragraph" w:styleId="52">
    <w:name w:val="index 5"/>
    <w:basedOn w:val="a4"/>
    <w:next w:val="a4"/>
    <w:rsid w:val="00D817AA"/>
    <w:pPr>
      <w:ind w:left="1200" w:hanging="240"/>
    </w:pPr>
  </w:style>
  <w:style w:type="paragraph" w:styleId="62">
    <w:name w:val="index 6"/>
    <w:basedOn w:val="a4"/>
    <w:next w:val="a4"/>
    <w:rsid w:val="00D817AA"/>
    <w:pPr>
      <w:ind w:left="1440" w:hanging="240"/>
    </w:pPr>
  </w:style>
  <w:style w:type="paragraph" w:styleId="72">
    <w:name w:val="index 7"/>
    <w:basedOn w:val="a4"/>
    <w:next w:val="a4"/>
    <w:rsid w:val="00D817AA"/>
    <w:pPr>
      <w:ind w:left="1680" w:hanging="240"/>
    </w:pPr>
  </w:style>
  <w:style w:type="paragraph" w:styleId="82">
    <w:name w:val="index 8"/>
    <w:basedOn w:val="a4"/>
    <w:next w:val="a4"/>
    <w:rsid w:val="00D817AA"/>
    <w:pPr>
      <w:ind w:left="1920" w:hanging="240"/>
    </w:pPr>
  </w:style>
  <w:style w:type="paragraph" w:styleId="92">
    <w:name w:val="index 9"/>
    <w:basedOn w:val="a4"/>
    <w:next w:val="a4"/>
    <w:rsid w:val="00D817AA"/>
    <w:pPr>
      <w:ind w:left="2160" w:hanging="240"/>
    </w:pPr>
  </w:style>
  <w:style w:type="paragraph" w:styleId="afff2">
    <w:name w:val="index heading"/>
    <w:basedOn w:val="a4"/>
    <w:next w:val="12"/>
    <w:rsid w:val="00D817AA"/>
    <w:rPr>
      <w:rFonts w:ascii="Arial" w:hAnsi="Arial" w:cs="Arial"/>
      <w:b/>
      <w:bCs/>
    </w:rPr>
  </w:style>
  <w:style w:type="character" w:styleId="afff3">
    <w:name w:val="line number"/>
    <w:basedOn w:val="a5"/>
    <w:rsid w:val="00D817AA"/>
  </w:style>
  <w:style w:type="paragraph" w:styleId="afff4">
    <w:name w:val="List"/>
    <w:basedOn w:val="a4"/>
    <w:rsid w:val="00D817AA"/>
    <w:pPr>
      <w:ind w:left="360" w:hanging="360"/>
    </w:pPr>
  </w:style>
  <w:style w:type="paragraph" w:styleId="2d">
    <w:name w:val="List 2"/>
    <w:basedOn w:val="a4"/>
    <w:rsid w:val="00D817AA"/>
    <w:pPr>
      <w:ind w:left="720" w:hanging="360"/>
    </w:pPr>
  </w:style>
  <w:style w:type="paragraph" w:styleId="39">
    <w:name w:val="List 3"/>
    <w:basedOn w:val="a4"/>
    <w:rsid w:val="00D817AA"/>
    <w:pPr>
      <w:ind w:left="1080" w:hanging="360"/>
    </w:pPr>
  </w:style>
  <w:style w:type="paragraph" w:styleId="43">
    <w:name w:val="List 4"/>
    <w:basedOn w:val="a4"/>
    <w:rsid w:val="00D817AA"/>
    <w:pPr>
      <w:ind w:left="1440" w:hanging="360"/>
    </w:pPr>
  </w:style>
  <w:style w:type="paragraph" w:styleId="53">
    <w:name w:val="List 5"/>
    <w:basedOn w:val="a4"/>
    <w:rsid w:val="00D817AA"/>
    <w:pPr>
      <w:ind w:left="1800" w:hanging="360"/>
    </w:pPr>
  </w:style>
  <w:style w:type="paragraph" w:styleId="21">
    <w:name w:val="List Bullet 2"/>
    <w:basedOn w:val="a4"/>
    <w:rsid w:val="00D817AA"/>
    <w:pPr>
      <w:numPr>
        <w:numId w:val="10"/>
      </w:numPr>
    </w:pPr>
  </w:style>
  <w:style w:type="paragraph" w:styleId="30">
    <w:name w:val="List Bullet 3"/>
    <w:basedOn w:val="a4"/>
    <w:rsid w:val="00D817AA"/>
    <w:pPr>
      <w:numPr>
        <w:numId w:val="11"/>
      </w:numPr>
    </w:pPr>
  </w:style>
  <w:style w:type="paragraph" w:styleId="44">
    <w:name w:val="List Bullet 4"/>
    <w:basedOn w:val="a4"/>
    <w:rsid w:val="00D817AA"/>
  </w:style>
  <w:style w:type="paragraph" w:styleId="54">
    <w:name w:val="List Bullet 5"/>
    <w:basedOn w:val="a4"/>
    <w:rsid w:val="00D817AA"/>
  </w:style>
  <w:style w:type="paragraph" w:styleId="afff5">
    <w:name w:val="List Continue"/>
    <w:basedOn w:val="a4"/>
    <w:rsid w:val="00D817AA"/>
    <w:pPr>
      <w:ind w:left="360"/>
    </w:pPr>
  </w:style>
  <w:style w:type="paragraph" w:styleId="2e">
    <w:name w:val="List Continue 2"/>
    <w:basedOn w:val="a4"/>
    <w:rsid w:val="00D817AA"/>
    <w:pPr>
      <w:ind w:left="720"/>
    </w:pPr>
  </w:style>
  <w:style w:type="paragraph" w:styleId="3a">
    <w:name w:val="List Continue 3"/>
    <w:basedOn w:val="a4"/>
    <w:rsid w:val="00D817AA"/>
    <w:pPr>
      <w:ind w:left="1080"/>
    </w:pPr>
  </w:style>
  <w:style w:type="paragraph" w:styleId="45">
    <w:name w:val="List Continue 4"/>
    <w:basedOn w:val="a4"/>
    <w:rsid w:val="00D817AA"/>
    <w:pPr>
      <w:ind w:left="1440"/>
    </w:pPr>
  </w:style>
  <w:style w:type="paragraph" w:styleId="55">
    <w:name w:val="List Continue 5"/>
    <w:basedOn w:val="a4"/>
    <w:rsid w:val="00D817AA"/>
    <w:pPr>
      <w:ind w:left="1800"/>
    </w:pPr>
  </w:style>
  <w:style w:type="paragraph" w:styleId="2">
    <w:name w:val="List Number 2"/>
    <w:rsid w:val="00D817AA"/>
    <w:pPr>
      <w:numPr>
        <w:numId w:val="5"/>
      </w:numPr>
    </w:pPr>
    <w:rPr>
      <w:sz w:val="24"/>
      <w:szCs w:val="24"/>
      <w:lang w:val="en-US" w:eastAsia="en-US"/>
    </w:rPr>
  </w:style>
  <w:style w:type="paragraph" w:styleId="31">
    <w:name w:val="List Number 3"/>
    <w:rsid w:val="00D817AA"/>
    <w:pPr>
      <w:numPr>
        <w:numId w:val="6"/>
      </w:numPr>
    </w:pPr>
    <w:rPr>
      <w:sz w:val="24"/>
      <w:szCs w:val="24"/>
      <w:lang w:val="en-US" w:eastAsia="en-US"/>
    </w:rPr>
  </w:style>
  <w:style w:type="paragraph" w:styleId="46">
    <w:name w:val="List Number 4"/>
    <w:basedOn w:val="a4"/>
    <w:rsid w:val="00D817AA"/>
  </w:style>
  <w:style w:type="paragraph" w:styleId="56">
    <w:name w:val="List Number 5"/>
    <w:basedOn w:val="a4"/>
    <w:rsid w:val="00D817AA"/>
  </w:style>
  <w:style w:type="paragraph" w:styleId="afff6">
    <w:name w:val="macro"/>
    <w:link w:val="afff7"/>
    <w:semiHidden/>
    <w:rsid w:val="00D817A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afff8">
    <w:name w:val="Message Header"/>
    <w:basedOn w:val="a4"/>
    <w:link w:val="afff9"/>
    <w:rsid w:val="00D817A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a">
    <w:name w:val="Normal (Web)"/>
    <w:basedOn w:val="a4"/>
    <w:uiPriority w:val="99"/>
    <w:rsid w:val="00D817AA"/>
  </w:style>
  <w:style w:type="paragraph" w:styleId="afffb">
    <w:name w:val="Normal Indent"/>
    <w:basedOn w:val="a4"/>
    <w:rsid w:val="00D817AA"/>
    <w:pPr>
      <w:ind w:left="720"/>
    </w:pPr>
  </w:style>
  <w:style w:type="paragraph" w:styleId="afffc">
    <w:name w:val="Note Heading"/>
    <w:basedOn w:val="a4"/>
    <w:next w:val="a4"/>
    <w:link w:val="afffd"/>
    <w:rsid w:val="00D817AA"/>
  </w:style>
  <w:style w:type="paragraph" w:styleId="afffe">
    <w:name w:val="Plain Text"/>
    <w:basedOn w:val="a4"/>
    <w:link w:val="affff"/>
    <w:rsid w:val="00D817AA"/>
    <w:rPr>
      <w:rFonts w:ascii="Courier New" w:hAnsi="Courier New" w:cs="Courier New"/>
      <w:sz w:val="20"/>
      <w:szCs w:val="20"/>
    </w:rPr>
  </w:style>
  <w:style w:type="paragraph" w:styleId="affff0">
    <w:name w:val="Salutation"/>
    <w:basedOn w:val="a4"/>
    <w:next w:val="a4"/>
    <w:link w:val="affff1"/>
    <w:rsid w:val="00D817AA"/>
  </w:style>
  <w:style w:type="paragraph" w:styleId="affff2">
    <w:name w:val="Signature"/>
    <w:basedOn w:val="a4"/>
    <w:link w:val="affff3"/>
    <w:rsid w:val="00D817AA"/>
    <w:pPr>
      <w:ind w:left="4320"/>
    </w:pPr>
  </w:style>
  <w:style w:type="character" w:styleId="affff4">
    <w:name w:val="Strong"/>
    <w:uiPriority w:val="22"/>
    <w:qFormat/>
    <w:rsid w:val="00D817AA"/>
    <w:rPr>
      <w:b/>
      <w:bCs/>
    </w:rPr>
  </w:style>
  <w:style w:type="paragraph" w:styleId="affff5">
    <w:name w:val="Subtitle"/>
    <w:basedOn w:val="a4"/>
    <w:link w:val="affff6"/>
    <w:qFormat/>
    <w:rsid w:val="00D817AA"/>
    <w:pPr>
      <w:spacing w:after="60"/>
      <w:jc w:val="center"/>
      <w:outlineLvl w:val="1"/>
    </w:pPr>
    <w:rPr>
      <w:rFonts w:ascii="Arial" w:hAnsi="Arial" w:cs="Arial"/>
    </w:rPr>
  </w:style>
  <w:style w:type="table" w:styleId="13">
    <w:name w:val="Table 3D effects 1"/>
    <w:basedOn w:val="a6"/>
    <w:rsid w:val="00A7254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3D effects 2"/>
    <w:basedOn w:val="a6"/>
    <w:rsid w:val="00A7254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6"/>
    <w:rsid w:val="00A7254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6"/>
    <w:rsid w:val="00A7254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lassic 2"/>
    <w:basedOn w:val="a6"/>
    <w:rsid w:val="00A7254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6"/>
    <w:rsid w:val="00A725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6"/>
    <w:rsid w:val="00A7254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6"/>
    <w:rsid w:val="00A725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orful 2"/>
    <w:basedOn w:val="a6"/>
    <w:rsid w:val="00A7254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6"/>
    <w:rsid w:val="00A7254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6"/>
    <w:rsid w:val="00A7254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umns 2"/>
    <w:basedOn w:val="a6"/>
    <w:rsid w:val="00A7254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6"/>
    <w:rsid w:val="00A7254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6"/>
    <w:rsid w:val="00A7254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6"/>
    <w:rsid w:val="00A7254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7">
    <w:name w:val="Table Contemporary"/>
    <w:basedOn w:val="a6"/>
    <w:rsid w:val="00A725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8">
    <w:name w:val="Table Elegant"/>
    <w:basedOn w:val="a6"/>
    <w:rsid w:val="00A7254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Grid 1"/>
    <w:basedOn w:val="a6"/>
    <w:rsid w:val="00A7254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Grid 2"/>
    <w:basedOn w:val="a6"/>
    <w:rsid w:val="00A7254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6"/>
    <w:rsid w:val="00A7254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6"/>
    <w:rsid w:val="00A7254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6"/>
    <w:rsid w:val="00A7254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6"/>
    <w:rsid w:val="00A7254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6"/>
    <w:rsid w:val="00A7254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6"/>
    <w:rsid w:val="00A7254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">
    <w:name w:val="Table List 1"/>
    <w:basedOn w:val="a6"/>
    <w:rsid w:val="00A725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6"/>
    <w:rsid w:val="00A725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6"/>
    <w:rsid w:val="00A7254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6"/>
    <w:rsid w:val="00A7254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6"/>
    <w:rsid w:val="00A7254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6"/>
    <w:rsid w:val="00A725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6"/>
    <w:rsid w:val="00A725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6"/>
    <w:rsid w:val="00A725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9">
    <w:name w:val="table of authorities"/>
    <w:basedOn w:val="a4"/>
    <w:next w:val="a4"/>
    <w:rsid w:val="00D817AA"/>
    <w:pPr>
      <w:ind w:left="240" w:hanging="240"/>
    </w:pPr>
  </w:style>
  <w:style w:type="paragraph" w:styleId="affffa">
    <w:name w:val="table of figures"/>
    <w:next w:val="Paragraph"/>
    <w:uiPriority w:val="99"/>
    <w:rsid w:val="00247035"/>
    <w:pPr>
      <w:tabs>
        <w:tab w:val="right" w:leader="dot" w:pos="9000"/>
        <w:tab w:val="right" w:leader="dot" w:pos="9072"/>
      </w:tabs>
      <w:ind w:left="835" w:hanging="475"/>
    </w:pPr>
    <w:rPr>
      <w:sz w:val="24"/>
      <w:szCs w:val="24"/>
      <w:lang w:val="en-US" w:eastAsia="en-US"/>
    </w:rPr>
  </w:style>
  <w:style w:type="table" w:styleId="affffb">
    <w:name w:val="Table Professional"/>
    <w:basedOn w:val="a6"/>
    <w:rsid w:val="00A7254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6"/>
    <w:rsid w:val="00A7254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6"/>
    <w:rsid w:val="00A725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6"/>
    <w:rsid w:val="00A7254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6"/>
    <w:rsid w:val="00A725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6"/>
    <w:rsid w:val="00A725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c">
    <w:name w:val="Table Theme"/>
    <w:basedOn w:val="a6"/>
    <w:rsid w:val="00A72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0">
    <w:name w:val="Table Web 1"/>
    <w:basedOn w:val="a6"/>
    <w:rsid w:val="00A7254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Web 2"/>
    <w:basedOn w:val="a6"/>
    <w:rsid w:val="00A7254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Web 3"/>
    <w:basedOn w:val="a6"/>
    <w:rsid w:val="00A7254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d">
    <w:name w:val="toa heading"/>
    <w:basedOn w:val="a4"/>
    <w:next w:val="a4"/>
    <w:rsid w:val="00D817AA"/>
    <w:pPr>
      <w:spacing w:before="120"/>
    </w:pPr>
    <w:rPr>
      <w:rFonts w:ascii="Arial" w:hAnsi="Arial" w:cs="Arial"/>
      <w:b/>
      <w:bCs/>
    </w:rPr>
  </w:style>
  <w:style w:type="paragraph" w:customStyle="1" w:styleId="Heading1NoTOC">
    <w:name w:val="Heading 1 No TOC"/>
    <w:basedOn w:val="Heading1Unnumbered"/>
    <w:next w:val="Paragraph"/>
    <w:rsid w:val="00D817AA"/>
    <w:pPr>
      <w:outlineLvl w:val="9"/>
    </w:pPr>
  </w:style>
  <w:style w:type="paragraph" w:customStyle="1" w:styleId="Heading2NoTOC">
    <w:name w:val="Heading 2 No TOC"/>
    <w:basedOn w:val="20"/>
    <w:next w:val="Paragraph"/>
    <w:rsid w:val="00D817AA"/>
    <w:pPr>
      <w:numPr>
        <w:ilvl w:val="0"/>
        <w:numId w:val="0"/>
      </w:numPr>
      <w:outlineLvl w:val="9"/>
    </w:pPr>
    <w:rPr>
      <w:bCs w:val="0"/>
      <w:snapToGrid w:val="0"/>
    </w:rPr>
  </w:style>
  <w:style w:type="character" w:customStyle="1" w:styleId="Citation">
    <w:name w:val="Citation"/>
    <w:semiHidden/>
    <w:rsid w:val="00D817AA"/>
    <w:rPr>
      <w:vertAlign w:val="superscript"/>
    </w:rPr>
  </w:style>
  <w:style w:type="paragraph" w:customStyle="1" w:styleId="Appendix">
    <w:name w:val="Appendix"/>
    <w:basedOn w:val="Heading2NoTOC"/>
    <w:next w:val="Paragraph"/>
    <w:rsid w:val="00D817AA"/>
    <w:pPr>
      <w:tabs>
        <w:tab w:val="num" w:pos="2160"/>
      </w:tabs>
      <w:ind w:left="2160" w:hanging="2160"/>
    </w:pPr>
  </w:style>
  <w:style w:type="paragraph" w:customStyle="1" w:styleId="Heading2Unnumbered">
    <w:name w:val="Heading 2 Unnumbered"/>
    <w:basedOn w:val="20"/>
    <w:next w:val="Paragraph"/>
    <w:rsid w:val="00D817AA"/>
    <w:pPr>
      <w:numPr>
        <w:ilvl w:val="0"/>
        <w:numId w:val="0"/>
      </w:numPr>
    </w:pPr>
  </w:style>
  <w:style w:type="paragraph" w:customStyle="1" w:styleId="TableLeft">
    <w:name w:val="Table Left"/>
    <w:link w:val="TableLeftChar"/>
    <w:rsid w:val="00D817AA"/>
    <w:pPr>
      <w:spacing w:after="60"/>
    </w:pPr>
    <w:rPr>
      <w:sz w:val="24"/>
      <w:lang w:val="en-US" w:eastAsia="en-US"/>
    </w:rPr>
  </w:style>
  <w:style w:type="paragraph" w:customStyle="1" w:styleId="TableFixedWidth">
    <w:name w:val="Table Fixed Width"/>
    <w:rsid w:val="00D817AA"/>
    <w:rPr>
      <w:rFonts w:ascii="Courier New" w:hAnsi="Courier New"/>
      <w:lang w:val="en-US" w:eastAsia="en-US"/>
    </w:rPr>
  </w:style>
  <w:style w:type="paragraph" w:customStyle="1" w:styleId="TableFootnoteSymbol">
    <w:name w:val="Table Footnote Symbol"/>
    <w:basedOn w:val="TableFootnote"/>
    <w:rsid w:val="00D817AA"/>
    <w:pPr>
      <w:numPr>
        <w:numId w:val="0"/>
      </w:numPr>
      <w:tabs>
        <w:tab w:val="left" w:pos="360"/>
      </w:tabs>
      <w:ind w:left="360" w:hanging="360"/>
    </w:pPr>
  </w:style>
  <w:style w:type="paragraph" w:customStyle="1" w:styleId="TableFootnoteLetter">
    <w:name w:val="Table Footnote Letter"/>
    <w:basedOn w:val="TableFootnote"/>
    <w:link w:val="TableFootnoteLetterChar"/>
    <w:rsid w:val="00D817AA"/>
    <w:pPr>
      <w:numPr>
        <w:numId w:val="18"/>
      </w:numPr>
    </w:pPr>
  </w:style>
  <w:style w:type="paragraph" w:customStyle="1" w:styleId="ListEnd">
    <w:name w:val="List End"/>
    <w:basedOn w:val="a0"/>
    <w:next w:val="Paragraph"/>
    <w:rsid w:val="00D817AA"/>
    <w:pPr>
      <w:numPr>
        <w:numId w:val="0"/>
      </w:numPr>
    </w:pPr>
  </w:style>
  <w:style w:type="paragraph" w:customStyle="1" w:styleId="TableEndofTextTitle">
    <w:name w:val="Table End of Text Title"/>
    <w:next w:val="TableHead"/>
    <w:rsid w:val="00D817AA"/>
    <w:pPr>
      <w:tabs>
        <w:tab w:val="left" w:pos="1440"/>
      </w:tabs>
      <w:ind w:left="1440" w:hanging="1440"/>
    </w:pPr>
    <w:rPr>
      <w:rFonts w:ascii="Arial" w:hAnsi="Arial"/>
      <w:b/>
      <w:sz w:val="24"/>
      <w:szCs w:val="24"/>
      <w:lang w:val="en-US" w:eastAsia="en-US"/>
    </w:rPr>
  </w:style>
  <w:style w:type="paragraph" w:customStyle="1" w:styleId="TableTitleContinued">
    <w:name w:val="Table Title Continued"/>
    <w:basedOn w:val="a4"/>
    <w:rsid w:val="00D817AA"/>
    <w:pPr>
      <w:keepNext/>
      <w:keepLines/>
    </w:pPr>
    <w:rPr>
      <w:rFonts w:ascii="Arial" w:hAnsi="Arial"/>
      <w:b/>
    </w:rPr>
  </w:style>
  <w:style w:type="character" w:customStyle="1" w:styleId="ActionRequired">
    <w:name w:val="Action Required"/>
    <w:rsid w:val="007716AC"/>
    <w:rPr>
      <w:color w:val="008000"/>
    </w:rPr>
  </w:style>
  <w:style w:type="paragraph" w:customStyle="1" w:styleId="FigureEndofTextTitle">
    <w:name w:val="Figure End of Text Title"/>
    <w:next w:val="Figure"/>
    <w:rsid w:val="00D817AA"/>
    <w:pPr>
      <w:keepNext/>
      <w:tabs>
        <w:tab w:val="left" w:pos="1440"/>
      </w:tabs>
      <w:ind w:left="1440" w:hanging="1440"/>
    </w:pPr>
    <w:rPr>
      <w:rFonts w:ascii="Arial" w:hAnsi="Arial"/>
      <w:b/>
      <w:sz w:val="24"/>
      <w:szCs w:val="24"/>
      <w:lang w:val="en-US" w:eastAsia="en-US"/>
    </w:rPr>
  </w:style>
  <w:style w:type="paragraph" w:customStyle="1" w:styleId="ListLetter2">
    <w:name w:val="List Letter 2"/>
    <w:rsid w:val="00D817AA"/>
    <w:pPr>
      <w:numPr>
        <w:numId w:val="4"/>
      </w:numPr>
    </w:pPr>
    <w:rPr>
      <w:sz w:val="24"/>
      <w:lang w:val="en-US" w:eastAsia="en-US"/>
    </w:rPr>
  </w:style>
  <w:style w:type="paragraph" w:customStyle="1" w:styleId="ListLetter3">
    <w:name w:val="List Letter 3"/>
    <w:rsid w:val="00D817AA"/>
    <w:pPr>
      <w:numPr>
        <w:numId w:val="8"/>
      </w:numPr>
    </w:pPr>
    <w:rPr>
      <w:sz w:val="24"/>
      <w:lang w:val="en-US" w:eastAsia="en-US"/>
    </w:rPr>
  </w:style>
  <w:style w:type="character" w:customStyle="1" w:styleId="aff3">
    <w:name w:val="Текст примечания Знак"/>
    <w:link w:val="aff2"/>
    <w:uiPriority w:val="99"/>
    <w:locked/>
    <w:rsid w:val="007D1813"/>
    <w:rPr>
      <w:lang w:val="en-US" w:eastAsia="en-US" w:bidi="ar-SA"/>
    </w:rPr>
  </w:style>
  <w:style w:type="character" w:customStyle="1" w:styleId="ParagraphChar">
    <w:name w:val="Paragraph Char"/>
    <w:link w:val="Paragraph"/>
    <w:locked/>
    <w:rsid w:val="0084537C"/>
    <w:rPr>
      <w:sz w:val="24"/>
      <w:szCs w:val="24"/>
      <w:lang w:val="en-US" w:eastAsia="en-US" w:bidi="ar-SA"/>
    </w:rPr>
  </w:style>
  <w:style w:type="character" w:customStyle="1" w:styleId="10">
    <w:name w:val="Заголовок 1 Знак"/>
    <w:aliases w:val="@Lev1 Знак,h1 Знак,IG-Head1 Знак,Заголовок 1-2 Знак,(1.) Знак1,Заголовок 1 Знак2 Знак1,Заголовок 1 Знак1 Знак Знак1,Заголовок 1 Знак Знак Знак Знак1,Назаренко1 Знак Знак Знак Знак1,Заголовок 1 Знак Знак1 Знак1,Заголовок 1 Знак1 Знак2"/>
    <w:link w:val="1"/>
    <w:locked/>
    <w:rsid w:val="00DC38BB"/>
    <w:rPr>
      <w:b/>
      <w:bCs/>
      <w:caps/>
      <w:kern w:val="32"/>
      <w:sz w:val="24"/>
      <w:szCs w:val="24"/>
      <w:lang w:val="en-US" w:eastAsia="en-US"/>
    </w:rPr>
  </w:style>
  <w:style w:type="character" w:customStyle="1" w:styleId="23">
    <w:name w:val="Заголовок 2 Знак"/>
    <w:aliases w:val="@Lev2 Знак,Heading two Знак,(1.1) Знак,Назаренко2 Знак"/>
    <w:link w:val="20"/>
    <w:locked/>
    <w:rsid w:val="00DE537B"/>
    <w:rPr>
      <w:rFonts w:eastAsia="TTE12574B0t00"/>
      <w:b/>
      <w:bCs/>
      <w:iCs/>
      <w:sz w:val="24"/>
      <w:szCs w:val="28"/>
    </w:rPr>
  </w:style>
  <w:style w:type="character" w:customStyle="1" w:styleId="SynopsisHeadingChar">
    <w:name w:val="Synopsis Heading Char"/>
    <w:rsid w:val="00C47393"/>
    <w:rPr>
      <w:rFonts w:cs="Times New Roman"/>
      <w:b/>
      <w:bCs/>
      <w:lang w:val="en-US" w:eastAsia="en-US" w:bidi="ar-SA"/>
    </w:rPr>
  </w:style>
  <w:style w:type="character" w:customStyle="1" w:styleId="TableTitleChar">
    <w:name w:val="Table Title Char"/>
    <w:link w:val="TableTitle"/>
    <w:locked/>
    <w:rsid w:val="006B318D"/>
    <w:rPr>
      <w:rFonts w:ascii="Arial" w:hAnsi="Arial"/>
      <w:b/>
      <w:sz w:val="24"/>
      <w:szCs w:val="24"/>
      <w:lang w:val="en-US" w:eastAsia="en-US" w:bidi="ar-SA"/>
    </w:rPr>
  </w:style>
  <w:style w:type="character" w:customStyle="1" w:styleId="TableFootnoteLetterChar">
    <w:name w:val="Table Footnote Letter Char"/>
    <w:link w:val="TableFootnoteLetter"/>
    <w:locked/>
    <w:rsid w:val="006B318D"/>
    <w:rPr>
      <w:sz w:val="18"/>
      <w:lang w:val="en-US" w:eastAsia="en-US"/>
    </w:rPr>
  </w:style>
  <w:style w:type="paragraph" w:customStyle="1" w:styleId="TableText0">
    <w:name w:val="TableText"/>
    <w:basedOn w:val="a4"/>
    <w:uiPriority w:val="99"/>
    <w:rsid w:val="006B318D"/>
    <w:pPr>
      <w:spacing w:before="60" w:after="60"/>
    </w:pPr>
    <w:rPr>
      <w:sz w:val="20"/>
      <w:szCs w:val="20"/>
    </w:rPr>
  </w:style>
  <w:style w:type="character" w:customStyle="1" w:styleId="32">
    <w:name w:val="Заголовок 3 Знак"/>
    <w:aliases w:val="Заголовок 3 Знак1 Знак,Заголовок 3 Знак Знак Знак Знак Знак1 Знак,(1.1.1) Знак,Заголовок 3 Знак Знак Знак Знак1,Заголовок 3 Знак Знак Знак Знак Знак,Назаренко3 Знак1,Назаренко3 Знак Знак,Назаренко3 Знак Знак Знак Знак"/>
    <w:link w:val="3"/>
    <w:locked/>
    <w:rsid w:val="00DE537B"/>
    <w:rPr>
      <w:b/>
      <w:bCs/>
      <w:sz w:val="24"/>
      <w:szCs w:val="24"/>
    </w:rPr>
  </w:style>
  <w:style w:type="character" w:customStyle="1" w:styleId="40">
    <w:name w:val="Заголовок 4 Знак"/>
    <w:aliases w:val="(1.1.1.1) Знак,Таблица Знак,Заголовок 4 Знак1 Знак,Заголовок 4 Знак Знак Знак,Заголовок 4 Знак Знак Знак Знак Знак"/>
    <w:link w:val="4"/>
    <w:locked/>
    <w:rsid w:val="00DC38BB"/>
    <w:rPr>
      <w:bCs/>
      <w:sz w:val="24"/>
      <w:szCs w:val="24"/>
    </w:rPr>
  </w:style>
  <w:style w:type="character" w:customStyle="1" w:styleId="50">
    <w:name w:val="Заголовок 5 Знак"/>
    <w:aliases w:val="DO NOT USE Знак, DO NOT USE Знак"/>
    <w:link w:val="5"/>
    <w:locked/>
    <w:rsid w:val="00E21312"/>
    <w:rPr>
      <w:rFonts w:ascii="Arial" w:hAnsi="Arial"/>
      <w:b/>
      <w:bCs/>
      <w:iCs/>
      <w:smallCaps/>
      <w:sz w:val="22"/>
      <w:szCs w:val="22"/>
    </w:rPr>
  </w:style>
  <w:style w:type="character" w:customStyle="1" w:styleId="60">
    <w:name w:val="Заголовок 6 Знак"/>
    <w:link w:val="6"/>
    <w:locked/>
    <w:rsid w:val="00E21312"/>
    <w:rPr>
      <w:rFonts w:ascii="Arial" w:hAnsi="Arial"/>
      <w:b/>
      <w:bCs/>
      <w:sz w:val="22"/>
      <w:szCs w:val="22"/>
    </w:rPr>
  </w:style>
  <w:style w:type="character" w:customStyle="1" w:styleId="70">
    <w:name w:val="Заголовок 7 Знак"/>
    <w:aliases w:val="DO NOT USE3 Знак,DO NOT USE31 Знак,DO NOT USE311 Знак,DontUse! Знак"/>
    <w:link w:val="7"/>
    <w:locked/>
    <w:rsid w:val="00E21312"/>
    <w:rPr>
      <w:rFonts w:ascii="Arial" w:hAnsi="Arial"/>
      <w:i/>
      <w:sz w:val="22"/>
      <w:szCs w:val="24"/>
    </w:rPr>
  </w:style>
  <w:style w:type="character" w:customStyle="1" w:styleId="80">
    <w:name w:val="Заголовок 8 Знак"/>
    <w:aliases w:val="titre:d Знак,DO NOT USE2 Знак,DO NOT USE21 Знак,DO NOT USE211 Знак,don'tUse Знак"/>
    <w:link w:val="8"/>
    <w:locked/>
    <w:rsid w:val="00E21312"/>
    <w:rPr>
      <w:rFonts w:ascii="Arial" w:hAnsi="Arial"/>
      <w:i/>
      <w:iCs/>
      <w:sz w:val="22"/>
      <w:szCs w:val="24"/>
    </w:rPr>
  </w:style>
  <w:style w:type="character" w:customStyle="1" w:styleId="90">
    <w:name w:val="Заголовок 9 Знак"/>
    <w:aliases w:val="DO NOT USE1 Знак,DO NOT USE11 Знак,DO NOT USE111 Знак,Don'tUse Знак"/>
    <w:link w:val="9"/>
    <w:locked/>
    <w:rsid w:val="00E21312"/>
    <w:rPr>
      <w:rFonts w:ascii="Arial" w:hAnsi="Arial"/>
      <w:i/>
      <w:sz w:val="22"/>
      <w:szCs w:val="24"/>
    </w:rPr>
  </w:style>
  <w:style w:type="character" w:customStyle="1" w:styleId="aa">
    <w:name w:val="Название Знак"/>
    <w:link w:val="a9"/>
    <w:locked/>
    <w:rsid w:val="00EE5EF1"/>
    <w:rPr>
      <w:b/>
      <w:bCs/>
      <w:caps/>
      <w:kern w:val="32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locked/>
    <w:rsid w:val="00E21312"/>
    <w:rPr>
      <w:lang w:val="en-US" w:eastAsia="en-US" w:bidi="ar-SA"/>
    </w:rPr>
  </w:style>
  <w:style w:type="character" w:customStyle="1" w:styleId="ae">
    <w:name w:val="Нижний колонтитул Знак"/>
    <w:link w:val="ad"/>
    <w:uiPriority w:val="99"/>
    <w:locked/>
    <w:rsid w:val="00E21312"/>
    <w:rPr>
      <w:lang w:val="en-US" w:eastAsia="en-US" w:bidi="ar-SA"/>
    </w:rPr>
  </w:style>
  <w:style w:type="character" w:customStyle="1" w:styleId="af4">
    <w:name w:val="Текст концевой сноски Знак"/>
    <w:link w:val="af3"/>
    <w:semiHidden/>
    <w:locked/>
    <w:rsid w:val="00E21312"/>
    <w:rPr>
      <w:sz w:val="24"/>
      <w:lang w:val="en-US" w:eastAsia="en-US" w:bidi="ar-SA"/>
    </w:rPr>
  </w:style>
  <w:style w:type="character" w:customStyle="1" w:styleId="af7">
    <w:name w:val="Текст выноски Знак"/>
    <w:link w:val="af6"/>
    <w:semiHidden/>
    <w:locked/>
    <w:rsid w:val="00E21312"/>
    <w:rPr>
      <w:rFonts w:ascii="Tahoma" w:hAnsi="Tahoma" w:cs="Tahoma"/>
      <w:sz w:val="16"/>
      <w:szCs w:val="16"/>
      <w:lang w:val="en-US" w:eastAsia="en-US" w:bidi="ar-SA"/>
    </w:rPr>
  </w:style>
  <w:style w:type="character" w:customStyle="1" w:styleId="afa">
    <w:name w:val="Основной текст Знак"/>
    <w:link w:val="af9"/>
    <w:locked/>
    <w:rsid w:val="00E21312"/>
    <w:rPr>
      <w:sz w:val="24"/>
      <w:szCs w:val="24"/>
      <w:lang w:val="en-US" w:eastAsia="en-US" w:bidi="ar-SA"/>
    </w:rPr>
  </w:style>
  <w:style w:type="character" w:customStyle="1" w:styleId="26">
    <w:name w:val="Основной текст 2 Знак"/>
    <w:link w:val="25"/>
    <w:locked/>
    <w:rsid w:val="00E21312"/>
    <w:rPr>
      <w:sz w:val="24"/>
      <w:szCs w:val="24"/>
      <w:lang w:val="en-US" w:eastAsia="en-US" w:bidi="ar-SA"/>
    </w:rPr>
  </w:style>
  <w:style w:type="character" w:customStyle="1" w:styleId="35">
    <w:name w:val="Основной текст 3 Знак"/>
    <w:link w:val="34"/>
    <w:locked/>
    <w:rsid w:val="00E21312"/>
    <w:rPr>
      <w:sz w:val="16"/>
      <w:szCs w:val="16"/>
      <w:lang w:val="en-US" w:eastAsia="en-US" w:bidi="ar-SA"/>
    </w:rPr>
  </w:style>
  <w:style w:type="character" w:customStyle="1" w:styleId="afc">
    <w:name w:val="Красная строка Знак"/>
    <w:basedOn w:val="afa"/>
    <w:link w:val="afb"/>
    <w:locked/>
    <w:rsid w:val="00E21312"/>
    <w:rPr>
      <w:sz w:val="24"/>
      <w:szCs w:val="24"/>
      <w:lang w:val="en-US" w:eastAsia="en-US" w:bidi="ar-SA"/>
    </w:rPr>
  </w:style>
  <w:style w:type="character" w:customStyle="1" w:styleId="afe">
    <w:name w:val="Основной текст с отступом Знак"/>
    <w:link w:val="afd"/>
    <w:locked/>
    <w:rsid w:val="00E21312"/>
    <w:rPr>
      <w:sz w:val="24"/>
      <w:szCs w:val="24"/>
      <w:lang w:val="en-US" w:eastAsia="en-US" w:bidi="ar-SA"/>
    </w:rPr>
  </w:style>
  <w:style w:type="character" w:customStyle="1" w:styleId="28">
    <w:name w:val="Красная строка 2 Знак"/>
    <w:basedOn w:val="afe"/>
    <w:link w:val="27"/>
    <w:locked/>
    <w:rsid w:val="00E21312"/>
    <w:rPr>
      <w:sz w:val="24"/>
      <w:szCs w:val="24"/>
      <w:lang w:val="en-US" w:eastAsia="en-US" w:bidi="ar-SA"/>
    </w:rPr>
  </w:style>
  <w:style w:type="character" w:customStyle="1" w:styleId="2a">
    <w:name w:val="Основной текст с отступом 2 Знак"/>
    <w:link w:val="29"/>
    <w:locked/>
    <w:rsid w:val="00E21312"/>
    <w:rPr>
      <w:sz w:val="24"/>
      <w:szCs w:val="24"/>
      <w:lang w:val="en-US" w:eastAsia="en-US" w:bidi="ar-SA"/>
    </w:rPr>
  </w:style>
  <w:style w:type="character" w:customStyle="1" w:styleId="37">
    <w:name w:val="Основной текст с отступом 3 Знак"/>
    <w:link w:val="36"/>
    <w:locked/>
    <w:rsid w:val="00E21312"/>
    <w:rPr>
      <w:sz w:val="16"/>
      <w:szCs w:val="16"/>
      <w:lang w:val="en-US" w:eastAsia="en-US" w:bidi="ar-SA"/>
    </w:rPr>
  </w:style>
  <w:style w:type="character" w:customStyle="1" w:styleId="aff0">
    <w:name w:val="Прощание Знак"/>
    <w:link w:val="aff"/>
    <w:locked/>
    <w:rsid w:val="00E21312"/>
    <w:rPr>
      <w:sz w:val="24"/>
      <w:szCs w:val="24"/>
      <w:lang w:val="en-US" w:eastAsia="en-US" w:bidi="ar-SA"/>
    </w:rPr>
  </w:style>
  <w:style w:type="character" w:customStyle="1" w:styleId="aff5">
    <w:name w:val="Тема примечания Знак"/>
    <w:link w:val="aff4"/>
    <w:semiHidden/>
    <w:locked/>
    <w:rsid w:val="00E21312"/>
    <w:rPr>
      <w:b/>
      <w:bCs/>
      <w:lang w:val="en-US" w:eastAsia="en-US" w:bidi="ar-SA"/>
    </w:rPr>
  </w:style>
  <w:style w:type="character" w:customStyle="1" w:styleId="aff7">
    <w:name w:val="Дата Знак"/>
    <w:link w:val="aff6"/>
    <w:locked/>
    <w:rsid w:val="00E21312"/>
    <w:rPr>
      <w:sz w:val="24"/>
      <w:szCs w:val="24"/>
      <w:lang w:val="en-US" w:eastAsia="en-US" w:bidi="ar-SA"/>
    </w:rPr>
  </w:style>
  <w:style w:type="character" w:customStyle="1" w:styleId="aff9">
    <w:name w:val="Схема документа Знак"/>
    <w:link w:val="aff8"/>
    <w:semiHidden/>
    <w:locked/>
    <w:rsid w:val="00E21312"/>
    <w:rPr>
      <w:rFonts w:ascii="Tahoma" w:hAnsi="Tahoma" w:cs="Tahoma"/>
      <w:sz w:val="24"/>
      <w:szCs w:val="24"/>
      <w:lang w:val="en-US" w:eastAsia="en-US" w:bidi="ar-SA"/>
    </w:rPr>
  </w:style>
  <w:style w:type="character" w:customStyle="1" w:styleId="affb">
    <w:name w:val="Электронная подпись Знак"/>
    <w:link w:val="affa"/>
    <w:locked/>
    <w:rsid w:val="00E21312"/>
    <w:rPr>
      <w:sz w:val="24"/>
      <w:szCs w:val="24"/>
      <w:lang w:val="en-US" w:eastAsia="en-US" w:bidi="ar-SA"/>
    </w:rPr>
  </w:style>
  <w:style w:type="character" w:customStyle="1" w:styleId="afff1">
    <w:name w:val="Текст сноски Знак"/>
    <w:link w:val="afff0"/>
    <w:semiHidden/>
    <w:locked/>
    <w:rsid w:val="00E21312"/>
    <w:rPr>
      <w:lang w:val="en-US" w:eastAsia="en-US" w:bidi="ar-SA"/>
    </w:rPr>
  </w:style>
  <w:style w:type="character" w:customStyle="1" w:styleId="HTML1">
    <w:name w:val="Адрес HTML Знак"/>
    <w:link w:val="HTML0"/>
    <w:locked/>
    <w:rsid w:val="00E21312"/>
    <w:rPr>
      <w:i/>
      <w:iCs/>
      <w:sz w:val="24"/>
      <w:szCs w:val="24"/>
      <w:lang w:val="en-US" w:eastAsia="en-US" w:bidi="ar-SA"/>
    </w:rPr>
  </w:style>
  <w:style w:type="character" w:customStyle="1" w:styleId="HTML7">
    <w:name w:val="Стандартный HTML Знак"/>
    <w:link w:val="HTML6"/>
    <w:uiPriority w:val="99"/>
    <w:locked/>
    <w:rsid w:val="00E21312"/>
    <w:rPr>
      <w:rFonts w:ascii="Courier New" w:hAnsi="Courier New" w:cs="Courier New"/>
      <w:lang w:val="en-US" w:eastAsia="en-US" w:bidi="ar-SA"/>
    </w:rPr>
  </w:style>
  <w:style w:type="character" w:customStyle="1" w:styleId="afff7">
    <w:name w:val="Текст макроса Знак"/>
    <w:link w:val="afff6"/>
    <w:semiHidden/>
    <w:locked/>
    <w:rsid w:val="00E21312"/>
    <w:rPr>
      <w:rFonts w:ascii="Courier New" w:hAnsi="Courier New" w:cs="Courier New"/>
      <w:lang w:val="en-US" w:eastAsia="en-US" w:bidi="ar-SA"/>
    </w:rPr>
  </w:style>
  <w:style w:type="character" w:customStyle="1" w:styleId="afff9">
    <w:name w:val="Шапка Знак"/>
    <w:link w:val="afff8"/>
    <w:locked/>
    <w:rsid w:val="00E21312"/>
    <w:rPr>
      <w:rFonts w:ascii="Arial" w:hAnsi="Arial" w:cs="Arial"/>
      <w:sz w:val="24"/>
      <w:szCs w:val="24"/>
      <w:lang w:val="en-US" w:eastAsia="en-US" w:bidi="ar-SA"/>
    </w:rPr>
  </w:style>
  <w:style w:type="character" w:customStyle="1" w:styleId="afffd">
    <w:name w:val="Заголовок записки Знак"/>
    <w:link w:val="afffc"/>
    <w:locked/>
    <w:rsid w:val="00E21312"/>
    <w:rPr>
      <w:sz w:val="24"/>
      <w:szCs w:val="24"/>
      <w:lang w:val="en-US" w:eastAsia="en-US" w:bidi="ar-SA"/>
    </w:rPr>
  </w:style>
  <w:style w:type="character" w:customStyle="1" w:styleId="affff">
    <w:name w:val="Текст Знак"/>
    <w:link w:val="afffe"/>
    <w:locked/>
    <w:rsid w:val="00E21312"/>
    <w:rPr>
      <w:rFonts w:ascii="Courier New" w:hAnsi="Courier New" w:cs="Courier New"/>
      <w:lang w:val="en-US" w:eastAsia="en-US" w:bidi="ar-SA"/>
    </w:rPr>
  </w:style>
  <w:style w:type="character" w:customStyle="1" w:styleId="affff1">
    <w:name w:val="Приветствие Знак"/>
    <w:link w:val="affff0"/>
    <w:locked/>
    <w:rsid w:val="00E21312"/>
    <w:rPr>
      <w:sz w:val="24"/>
      <w:szCs w:val="24"/>
      <w:lang w:val="en-US" w:eastAsia="en-US" w:bidi="ar-SA"/>
    </w:rPr>
  </w:style>
  <w:style w:type="character" w:customStyle="1" w:styleId="affff3">
    <w:name w:val="Подпись Знак"/>
    <w:link w:val="affff2"/>
    <w:locked/>
    <w:rsid w:val="00E21312"/>
    <w:rPr>
      <w:sz w:val="24"/>
      <w:szCs w:val="24"/>
      <w:lang w:val="en-US" w:eastAsia="en-US" w:bidi="ar-SA"/>
    </w:rPr>
  </w:style>
  <w:style w:type="character" w:customStyle="1" w:styleId="affff6">
    <w:name w:val="Подзаголовок Знак"/>
    <w:link w:val="affff5"/>
    <w:locked/>
    <w:rsid w:val="00E21312"/>
    <w:rPr>
      <w:rFonts w:ascii="Arial" w:hAnsi="Arial" w:cs="Arial"/>
      <w:sz w:val="24"/>
      <w:szCs w:val="24"/>
      <w:lang w:val="en-US" w:eastAsia="en-US" w:bidi="ar-SA"/>
    </w:rPr>
  </w:style>
  <w:style w:type="paragraph" w:customStyle="1" w:styleId="Bullet">
    <w:name w:val="Bullet"/>
    <w:basedOn w:val="a4"/>
    <w:rsid w:val="00E21312"/>
    <w:pPr>
      <w:tabs>
        <w:tab w:val="left" w:pos="360"/>
      </w:tabs>
      <w:overflowPunct w:val="0"/>
      <w:autoSpaceDE w:val="0"/>
      <w:autoSpaceDN w:val="0"/>
      <w:adjustRightInd w:val="0"/>
      <w:spacing w:line="360" w:lineRule="auto"/>
      <w:ind w:left="1080" w:hanging="360"/>
      <w:textAlignment w:val="baseline"/>
    </w:pPr>
    <w:rPr>
      <w:szCs w:val="20"/>
    </w:rPr>
  </w:style>
  <w:style w:type="paragraph" w:customStyle="1" w:styleId="BodyTextSmall">
    <w:name w:val="Body Text Small"/>
    <w:basedOn w:val="a4"/>
    <w:rsid w:val="00E21312"/>
    <w:pPr>
      <w:overflowPunct w:val="0"/>
      <w:autoSpaceDE w:val="0"/>
      <w:autoSpaceDN w:val="0"/>
      <w:adjustRightInd w:val="0"/>
      <w:spacing w:before="120" w:after="180" w:line="360" w:lineRule="auto"/>
      <w:textAlignment w:val="baseline"/>
    </w:pPr>
    <w:rPr>
      <w:rFonts w:ascii="Arial" w:hAnsi="Arial"/>
      <w:sz w:val="20"/>
      <w:szCs w:val="20"/>
    </w:rPr>
  </w:style>
  <w:style w:type="paragraph" w:customStyle="1" w:styleId="Reference">
    <w:name w:val="Reference"/>
    <w:basedOn w:val="a4"/>
    <w:rsid w:val="00E21312"/>
    <w:pPr>
      <w:overflowPunct w:val="0"/>
      <w:autoSpaceDE w:val="0"/>
      <w:autoSpaceDN w:val="0"/>
      <w:adjustRightInd w:val="0"/>
      <w:spacing w:before="120" w:line="360" w:lineRule="auto"/>
      <w:ind w:firstLine="357"/>
      <w:textAlignment w:val="baseline"/>
    </w:pPr>
    <w:rPr>
      <w:szCs w:val="20"/>
    </w:rPr>
  </w:style>
  <w:style w:type="paragraph" w:customStyle="1" w:styleId="Sign">
    <w:name w:val="Sign"/>
    <w:basedOn w:val="a4"/>
    <w:rsid w:val="00E21312"/>
    <w:pPr>
      <w:overflowPunct w:val="0"/>
      <w:autoSpaceDE w:val="0"/>
      <w:autoSpaceDN w:val="0"/>
      <w:adjustRightInd w:val="0"/>
      <w:spacing w:before="120" w:after="180" w:line="360" w:lineRule="auto"/>
      <w:textAlignment w:val="baseline"/>
    </w:pPr>
    <w:rPr>
      <w:rFonts w:ascii="Brush Script MT" w:hAnsi="Brush Script MT"/>
      <w:i/>
      <w:color w:val="00FF00"/>
      <w:szCs w:val="20"/>
    </w:rPr>
  </w:style>
  <w:style w:type="paragraph" w:customStyle="1" w:styleId="CompanyHeading">
    <w:name w:val="Company Heading"/>
    <w:basedOn w:val="a4"/>
    <w:rsid w:val="00E21312"/>
    <w:pPr>
      <w:overflowPunct w:val="0"/>
      <w:autoSpaceDE w:val="0"/>
      <w:autoSpaceDN w:val="0"/>
      <w:adjustRightInd w:val="0"/>
      <w:spacing w:after="180" w:line="360" w:lineRule="auto"/>
      <w:jc w:val="center"/>
      <w:textAlignment w:val="baseline"/>
    </w:pPr>
    <w:rPr>
      <w:b/>
      <w:bCs/>
      <w:caps/>
    </w:rPr>
  </w:style>
  <w:style w:type="paragraph" w:customStyle="1" w:styleId="SynopsisHeading">
    <w:name w:val="Synopsis Heading"/>
    <w:basedOn w:val="a4"/>
    <w:autoRedefine/>
    <w:rsid w:val="00E21312"/>
    <w:pPr>
      <w:overflowPunct w:val="0"/>
      <w:autoSpaceDE w:val="0"/>
      <w:autoSpaceDN w:val="0"/>
      <w:adjustRightInd w:val="0"/>
      <w:spacing w:before="60" w:after="60"/>
      <w:textAlignment w:val="baseline"/>
    </w:pPr>
    <w:rPr>
      <w:b/>
      <w:bCs/>
      <w:sz w:val="20"/>
      <w:szCs w:val="20"/>
    </w:rPr>
  </w:style>
  <w:style w:type="paragraph" w:customStyle="1" w:styleId="SynopsisText">
    <w:name w:val="Synopsis Text"/>
    <w:basedOn w:val="a4"/>
    <w:link w:val="SynopsisTextChar1"/>
    <w:rsid w:val="00E21312"/>
    <w:pPr>
      <w:overflowPunct w:val="0"/>
      <w:autoSpaceDE w:val="0"/>
      <w:autoSpaceDN w:val="0"/>
      <w:adjustRightInd w:val="0"/>
      <w:spacing w:before="60" w:after="60"/>
      <w:ind w:firstLine="14"/>
      <w:textAlignment w:val="baseline"/>
    </w:pPr>
    <w:rPr>
      <w:sz w:val="20"/>
      <w:szCs w:val="20"/>
    </w:rPr>
  </w:style>
  <w:style w:type="character" w:customStyle="1" w:styleId="SynopsisTextChar1">
    <w:name w:val="Synopsis Text Char1"/>
    <w:link w:val="SynopsisText"/>
    <w:locked/>
    <w:rsid w:val="00E21312"/>
    <w:rPr>
      <w:lang w:val="en-US" w:eastAsia="en-US" w:bidi="ar-SA"/>
    </w:rPr>
  </w:style>
  <w:style w:type="paragraph" w:customStyle="1" w:styleId="CoverPageHeading">
    <w:name w:val="Cover Page Heading"/>
    <w:basedOn w:val="SynopsisHeading"/>
    <w:rsid w:val="00E21312"/>
  </w:style>
  <w:style w:type="paragraph" w:customStyle="1" w:styleId="CoverPageText">
    <w:name w:val="Cover Page Text"/>
    <w:basedOn w:val="SynopsisText"/>
    <w:rsid w:val="00E21312"/>
  </w:style>
  <w:style w:type="paragraph" w:customStyle="1" w:styleId="Heading">
    <w:name w:val="Heading"/>
    <w:basedOn w:val="CompanyHeading"/>
    <w:rsid w:val="00E21312"/>
  </w:style>
  <w:style w:type="paragraph" w:customStyle="1" w:styleId="NumberedList">
    <w:name w:val="Numbered List"/>
    <w:basedOn w:val="Bullet"/>
    <w:rsid w:val="00E21312"/>
    <w:pPr>
      <w:numPr>
        <w:numId w:val="16"/>
      </w:numPr>
      <w:tabs>
        <w:tab w:val="clear" w:pos="360"/>
      </w:tabs>
    </w:pPr>
  </w:style>
  <w:style w:type="paragraph" w:customStyle="1" w:styleId="DefinitionTerm">
    <w:name w:val="Definition Term"/>
    <w:basedOn w:val="a4"/>
    <w:next w:val="a4"/>
    <w:rsid w:val="00E21312"/>
    <w:rPr>
      <w:szCs w:val="20"/>
      <w:lang w:val="de-DE" w:eastAsia="de-DE"/>
    </w:rPr>
  </w:style>
  <w:style w:type="character" w:customStyle="1" w:styleId="TableTextChar">
    <w:name w:val="Table Text Char"/>
    <w:rsid w:val="00E21312"/>
    <w:rPr>
      <w:rFonts w:cs="Times New Roman"/>
      <w:lang w:val="en-US" w:eastAsia="en-US" w:bidi="ar-SA"/>
    </w:rPr>
  </w:style>
  <w:style w:type="character" w:customStyle="1" w:styleId="TableHeadingChar">
    <w:name w:val="Table Heading Char"/>
    <w:rsid w:val="00E21312"/>
    <w:rPr>
      <w:rFonts w:cs="Times New Roman"/>
      <w:b/>
      <w:lang w:val="en-US" w:eastAsia="en-US" w:bidi="ar-SA"/>
    </w:rPr>
  </w:style>
  <w:style w:type="paragraph" w:customStyle="1" w:styleId="BulletText2">
    <w:name w:val="Bullet Text 2"/>
    <w:basedOn w:val="a4"/>
    <w:rsid w:val="00E21312"/>
    <w:pPr>
      <w:numPr>
        <w:numId w:val="17"/>
      </w:numPr>
    </w:pPr>
    <w:rPr>
      <w:szCs w:val="20"/>
    </w:rPr>
  </w:style>
  <w:style w:type="paragraph" w:customStyle="1" w:styleId="p0">
    <w:name w:val="p0"/>
    <w:basedOn w:val="a4"/>
    <w:rsid w:val="00E21312"/>
    <w:pPr>
      <w:widowControl w:val="0"/>
      <w:tabs>
        <w:tab w:val="left" w:pos="720"/>
      </w:tabs>
      <w:spacing w:line="240" w:lineRule="atLeast"/>
    </w:pPr>
    <w:rPr>
      <w:rFonts w:ascii="Arial" w:hAnsi="Arial"/>
      <w:szCs w:val="20"/>
      <w:lang w:eastAsia="de-DE"/>
    </w:rPr>
  </w:style>
  <w:style w:type="paragraph" w:customStyle="1" w:styleId="Technical4">
    <w:name w:val="Technical 4"/>
    <w:rsid w:val="00E21312"/>
    <w:pPr>
      <w:tabs>
        <w:tab w:val="left" w:pos="-720"/>
      </w:tabs>
      <w:suppressAutoHyphens/>
    </w:pPr>
    <w:rPr>
      <w:rFonts w:ascii="Courier New" w:hAnsi="Courier New"/>
      <w:b/>
      <w:sz w:val="24"/>
      <w:lang w:val="en-US" w:eastAsia="en-US"/>
    </w:rPr>
  </w:style>
  <w:style w:type="paragraph" w:customStyle="1" w:styleId="BulletList1">
    <w:name w:val="Bullet List 1"/>
    <w:basedOn w:val="a4"/>
    <w:link w:val="BulletList1Char"/>
    <w:rsid w:val="00E21312"/>
    <w:pPr>
      <w:tabs>
        <w:tab w:val="num" w:pos="360"/>
      </w:tabs>
      <w:suppressAutoHyphens/>
      <w:spacing w:before="120"/>
      <w:ind w:left="360" w:hanging="360"/>
    </w:pPr>
    <w:rPr>
      <w:sz w:val="22"/>
      <w:szCs w:val="20"/>
    </w:rPr>
  </w:style>
  <w:style w:type="paragraph" w:customStyle="1" w:styleId="HEADING1NONUM">
    <w:name w:val="HEADING 1 NO NUM"/>
    <w:basedOn w:val="1"/>
    <w:rsid w:val="00E21312"/>
    <w:pPr>
      <w:keepLines w:val="0"/>
      <w:numPr>
        <w:numId w:val="0"/>
      </w:numPr>
      <w:tabs>
        <w:tab w:val="clear" w:pos="480"/>
      </w:tabs>
      <w:spacing w:before="240" w:line="300" w:lineRule="auto"/>
    </w:pPr>
    <w:rPr>
      <w:rFonts w:ascii="Times New Roman Bold" w:hAnsi="Times New Roman Bold"/>
      <w:kern w:val="0"/>
    </w:rPr>
  </w:style>
  <w:style w:type="paragraph" w:customStyle="1" w:styleId="tabletext1">
    <w:name w:val="tabletext"/>
    <w:basedOn w:val="a4"/>
    <w:rsid w:val="00E21312"/>
    <w:pPr>
      <w:keepNext/>
      <w:overflowPunct w:val="0"/>
      <w:autoSpaceDE w:val="0"/>
      <w:autoSpaceDN w:val="0"/>
      <w:spacing w:before="60" w:after="60"/>
    </w:pPr>
    <w:rPr>
      <w:sz w:val="20"/>
      <w:szCs w:val="20"/>
    </w:rPr>
  </w:style>
  <w:style w:type="paragraph" w:customStyle="1" w:styleId="filename0">
    <w:name w:val="filename"/>
    <w:basedOn w:val="a4"/>
    <w:rsid w:val="00E21312"/>
    <w:rPr>
      <w:sz w:val="20"/>
      <w:szCs w:val="20"/>
    </w:rPr>
  </w:style>
  <w:style w:type="paragraph" w:customStyle="1" w:styleId="Headerline1">
    <w:name w:val="Header line 1"/>
    <w:basedOn w:val="ab"/>
    <w:rsid w:val="00E21312"/>
    <w:pPr>
      <w:tabs>
        <w:tab w:val="clear" w:pos="4507"/>
        <w:tab w:val="left" w:pos="-180"/>
        <w:tab w:val="right" w:pos="12960"/>
      </w:tabs>
      <w:overflowPunct w:val="0"/>
      <w:autoSpaceDE w:val="0"/>
      <w:autoSpaceDN w:val="0"/>
      <w:adjustRightInd w:val="0"/>
      <w:textAlignment w:val="baseline"/>
    </w:pPr>
  </w:style>
  <w:style w:type="paragraph" w:customStyle="1" w:styleId="Headerline2">
    <w:name w:val="Header line 2"/>
    <w:basedOn w:val="ab"/>
    <w:rsid w:val="00E21312"/>
    <w:pPr>
      <w:pBdr>
        <w:bottom w:val="single" w:sz="4" w:space="1" w:color="auto"/>
      </w:pBdr>
      <w:tabs>
        <w:tab w:val="clear" w:pos="4507"/>
        <w:tab w:val="left" w:pos="-180"/>
        <w:tab w:val="right" w:pos="12960"/>
      </w:tabs>
      <w:overflowPunct w:val="0"/>
      <w:autoSpaceDE w:val="0"/>
      <w:autoSpaceDN w:val="0"/>
      <w:adjustRightInd w:val="0"/>
      <w:textAlignment w:val="baseline"/>
    </w:pPr>
  </w:style>
  <w:style w:type="character" w:customStyle="1" w:styleId="Headerline2Char">
    <w:name w:val="Header line 2 Char"/>
    <w:basedOn w:val="ac"/>
    <w:rsid w:val="00E21312"/>
    <w:rPr>
      <w:lang w:val="en-US" w:eastAsia="en-US" w:bidi="ar-SA"/>
    </w:rPr>
  </w:style>
  <w:style w:type="paragraph" w:customStyle="1" w:styleId="TableHeading">
    <w:name w:val="Table Heading"/>
    <w:basedOn w:val="TableText"/>
    <w:autoRedefine/>
    <w:rsid w:val="00E21312"/>
    <w:pPr>
      <w:keepNext/>
      <w:keepLines/>
      <w:overflowPunct w:val="0"/>
      <w:autoSpaceDE w:val="0"/>
      <w:autoSpaceDN w:val="0"/>
      <w:adjustRightInd w:val="0"/>
      <w:spacing w:after="0"/>
      <w:textAlignment w:val="baseline"/>
    </w:pPr>
    <w:rPr>
      <w:b/>
      <w:sz w:val="20"/>
    </w:rPr>
  </w:style>
  <w:style w:type="paragraph" w:customStyle="1" w:styleId="BalloonText1">
    <w:name w:val="Balloon Text1"/>
    <w:basedOn w:val="a4"/>
    <w:semiHidden/>
    <w:rsid w:val="00E21312"/>
    <w:pPr>
      <w:overflowPunct w:val="0"/>
      <w:autoSpaceDE w:val="0"/>
      <w:autoSpaceDN w:val="0"/>
      <w:adjustRightInd w:val="0"/>
      <w:spacing w:before="120" w:after="180" w:line="360" w:lineRule="auto"/>
      <w:textAlignment w:val="baseline"/>
    </w:pPr>
    <w:rPr>
      <w:rFonts w:ascii="Tahoma" w:hAnsi="Tahoma" w:cs="Tahoma"/>
      <w:sz w:val="16"/>
      <w:szCs w:val="16"/>
    </w:rPr>
  </w:style>
  <w:style w:type="paragraph" w:customStyle="1" w:styleId="TableTitle0">
    <w:name w:val="TableTitle"/>
    <w:basedOn w:val="a4"/>
    <w:rsid w:val="00E21312"/>
    <w:pPr>
      <w:ind w:left="1440" w:hanging="1440"/>
    </w:pPr>
    <w:rPr>
      <w:rFonts w:ascii="Arial" w:hAnsi="Arial" w:cs="Arial"/>
      <w:b/>
      <w:bCs/>
    </w:rPr>
  </w:style>
  <w:style w:type="paragraph" w:customStyle="1" w:styleId="TableHead0">
    <w:name w:val="TableHead"/>
    <w:basedOn w:val="a4"/>
    <w:rsid w:val="00E21312"/>
    <w:rPr>
      <w:rFonts w:ascii="Arial" w:hAnsi="Arial" w:cs="Arial"/>
      <w:b/>
      <w:bCs/>
      <w:sz w:val="20"/>
    </w:rPr>
  </w:style>
  <w:style w:type="paragraph" w:customStyle="1" w:styleId="TableHeadCenter">
    <w:name w:val="TableHeadCenter"/>
    <w:basedOn w:val="TableHead0"/>
    <w:rsid w:val="00E21312"/>
    <w:pPr>
      <w:jc w:val="center"/>
    </w:pPr>
  </w:style>
  <w:style w:type="paragraph" w:customStyle="1" w:styleId="TableTextCenter">
    <w:name w:val="TableTextCenter"/>
    <w:basedOn w:val="a4"/>
    <w:rsid w:val="00E21312"/>
    <w:pPr>
      <w:spacing w:before="60" w:after="60"/>
      <w:jc w:val="center"/>
    </w:pPr>
    <w:rPr>
      <w:sz w:val="20"/>
    </w:rPr>
  </w:style>
  <w:style w:type="paragraph" w:customStyle="1" w:styleId="TableTextIndent">
    <w:name w:val="TableTextIndent"/>
    <w:basedOn w:val="TableText0"/>
    <w:rsid w:val="00E21312"/>
    <w:pPr>
      <w:ind w:left="216"/>
    </w:pPr>
  </w:style>
  <w:style w:type="paragraph" w:customStyle="1" w:styleId="TableText1Space">
    <w:name w:val="TableText1Space"/>
    <w:basedOn w:val="a4"/>
    <w:rsid w:val="00E21312"/>
    <w:pPr>
      <w:spacing w:before="20" w:after="20"/>
    </w:pPr>
    <w:rPr>
      <w:sz w:val="20"/>
      <w:szCs w:val="20"/>
    </w:rPr>
  </w:style>
  <w:style w:type="paragraph" w:customStyle="1" w:styleId="TableTextCenter1Space">
    <w:name w:val="TableTextCenter1Space"/>
    <w:basedOn w:val="a4"/>
    <w:rsid w:val="00E21312"/>
    <w:pPr>
      <w:spacing w:before="20" w:after="20"/>
      <w:jc w:val="center"/>
    </w:pPr>
    <w:rPr>
      <w:sz w:val="20"/>
    </w:rPr>
  </w:style>
  <w:style w:type="paragraph" w:customStyle="1" w:styleId="TableTextRight">
    <w:name w:val="TableTextRight"/>
    <w:basedOn w:val="TableText0"/>
    <w:rsid w:val="00E21312"/>
    <w:pPr>
      <w:jc w:val="right"/>
    </w:pPr>
  </w:style>
  <w:style w:type="paragraph" w:customStyle="1" w:styleId="TableTextIndent1">
    <w:name w:val="TableTextIndent1"/>
    <w:basedOn w:val="TableTextIndent"/>
    <w:rsid w:val="00E21312"/>
    <w:pPr>
      <w:spacing w:before="20" w:after="20"/>
      <w:ind w:left="288"/>
    </w:pPr>
  </w:style>
  <w:style w:type="paragraph" w:customStyle="1" w:styleId="TableTextRight1">
    <w:name w:val="TableTextRight1"/>
    <w:basedOn w:val="TableTextRight"/>
    <w:rsid w:val="00E21312"/>
    <w:pPr>
      <w:spacing w:before="20" w:after="20"/>
    </w:pPr>
  </w:style>
  <w:style w:type="paragraph" w:customStyle="1" w:styleId="RRNormal">
    <w:name w:val="RR Normal"/>
    <w:basedOn w:val="a4"/>
    <w:rsid w:val="00E21312"/>
    <w:pPr>
      <w:suppressAutoHyphens/>
      <w:spacing w:after="300" w:line="300" w:lineRule="auto"/>
    </w:pPr>
    <w:rPr>
      <w:szCs w:val="20"/>
    </w:rPr>
  </w:style>
  <w:style w:type="paragraph" w:customStyle="1" w:styleId="MessageHeaderFirst">
    <w:name w:val="Message Header First"/>
    <w:basedOn w:val="afff8"/>
    <w:next w:val="afff8"/>
    <w:rsid w:val="00E21312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left" w:pos="720"/>
      </w:tabs>
      <w:spacing w:before="240" w:after="240"/>
      <w:ind w:left="720" w:hanging="720"/>
    </w:pPr>
    <w:rPr>
      <w:rFonts w:ascii="Times New Roman" w:hAnsi="Times New Roman" w:cs="Times New Roman"/>
      <w:szCs w:val="20"/>
    </w:rPr>
  </w:style>
  <w:style w:type="paragraph" w:customStyle="1" w:styleId="DateStamp">
    <w:name w:val="DateStamp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Filename1">
    <w:name w:val="Filename"/>
    <w:rsid w:val="00E21312"/>
    <w:rPr>
      <w:lang w:val="en-US" w:eastAsia="en-US"/>
    </w:rPr>
  </w:style>
  <w:style w:type="character" w:customStyle="1" w:styleId="Instruction">
    <w:name w:val="Instruction"/>
    <w:rsid w:val="00E21312"/>
    <w:rPr>
      <w:rFonts w:cs="Times New Roman"/>
      <w:color w:val="0000FF"/>
    </w:rPr>
  </w:style>
  <w:style w:type="paragraph" w:customStyle="1" w:styleId="Lastsavedby">
    <w:name w:val="Last saved by"/>
    <w:rsid w:val="00E21312"/>
    <w:rPr>
      <w:lang w:val="en-US" w:eastAsia="en-US"/>
    </w:rPr>
  </w:style>
  <w:style w:type="paragraph" w:customStyle="1" w:styleId="RegNote">
    <w:name w:val="RegNote"/>
    <w:basedOn w:val="af9"/>
    <w:next w:val="af9"/>
    <w:rsid w:val="00E21312"/>
    <w:pPr>
      <w:suppressAutoHyphens/>
      <w:spacing w:after="300" w:line="300" w:lineRule="auto"/>
    </w:pPr>
    <w:rPr>
      <w:color w:val="FF0000"/>
      <w:szCs w:val="20"/>
    </w:rPr>
  </w:style>
  <w:style w:type="paragraph" w:customStyle="1" w:styleId="Synopsis">
    <w:name w:val="Synopsis"/>
    <w:basedOn w:val="a4"/>
    <w:rsid w:val="00E21312"/>
    <w:pPr>
      <w:keepLines/>
      <w:framePr w:hSpace="187" w:wrap="around" w:vAnchor="page" w:hAnchor="margin" w:xAlign="right" w:y="721" w:anchorLock="1"/>
    </w:pPr>
    <w:rPr>
      <w:b/>
      <w:szCs w:val="20"/>
    </w:rPr>
  </w:style>
  <w:style w:type="paragraph" w:customStyle="1" w:styleId="TableTitleCont">
    <w:name w:val="Table Title Cont"/>
    <w:basedOn w:val="TableTitle"/>
    <w:rsid w:val="00E21312"/>
    <w:pPr>
      <w:keepLines w:val="0"/>
      <w:tabs>
        <w:tab w:val="clear" w:pos="1440"/>
        <w:tab w:val="left" w:pos="0"/>
        <w:tab w:val="decimal" w:pos="1152"/>
        <w:tab w:val="left" w:pos="1512"/>
      </w:tabs>
      <w:suppressAutoHyphens/>
      <w:spacing w:after="0"/>
      <w:ind w:left="1512" w:hanging="1512"/>
    </w:pPr>
    <w:rPr>
      <w:rFonts w:ascii="Times New Roman" w:hAnsi="Times New Roman"/>
      <w:b w:val="0"/>
      <w:szCs w:val="20"/>
    </w:rPr>
  </w:style>
  <w:style w:type="paragraph" w:customStyle="1" w:styleId="ApenPGNUM">
    <w:name w:val="Apen_PG_NUM"/>
    <w:basedOn w:val="a4"/>
    <w:rsid w:val="00E21312"/>
    <w:pPr>
      <w:keepNext/>
      <w:keepLines/>
      <w:pageBreakBefore/>
      <w:framePr w:hSpace="187" w:wrap="around" w:vAnchor="page" w:hAnchor="margin" w:xAlign="center" w:y="2161"/>
      <w:suppressLineNumbers/>
      <w:tabs>
        <w:tab w:val="center" w:pos="4320"/>
      </w:tabs>
      <w:suppressAutoHyphens/>
      <w:spacing w:line="300" w:lineRule="auto"/>
      <w:jc w:val="center"/>
    </w:pPr>
    <w:rPr>
      <w:szCs w:val="20"/>
    </w:rPr>
  </w:style>
  <w:style w:type="paragraph" w:customStyle="1" w:styleId="DocCode">
    <w:name w:val="DocCode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DoNotcomplete">
    <w:name w:val="DoNotcomplete"/>
    <w:rsid w:val="00E21312"/>
    <w:pPr>
      <w:spacing w:line="300" w:lineRule="auto"/>
    </w:pPr>
    <w:rPr>
      <w:sz w:val="24"/>
      <w:lang w:val="en-US" w:eastAsia="en-US"/>
    </w:rPr>
  </w:style>
  <w:style w:type="paragraph" w:customStyle="1" w:styleId="DraftDate1">
    <w:name w:val="DraftDate1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DraftDate2">
    <w:name w:val="DraftDate2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FinalDate1">
    <w:name w:val="FinalDate1"/>
    <w:rsid w:val="00E21312"/>
    <w:rPr>
      <w:sz w:val="24"/>
      <w:lang w:val="en-US" w:eastAsia="en-US"/>
    </w:rPr>
  </w:style>
  <w:style w:type="paragraph" w:customStyle="1" w:styleId="FinalDate2">
    <w:name w:val="FinalDate2"/>
    <w:rsid w:val="00E21312"/>
    <w:rPr>
      <w:sz w:val="24"/>
      <w:lang w:val="en-US" w:eastAsia="en-US"/>
    </w:rPr>
  </w:style>
  <w:style w:type="paragraph" w:customStyle="1" w:styleId="FinalDate3">
    <w:name w:val="FinalDate3"/>
    <w:rsid w:val="00E21312"/>
    <w:rPr>
      <w:sz w:val="24"/>
      <w:lang w:val="en-US" w:eastAsia="en-US"/>
    </w:rPr>
  </w:style>
  <w:style w:type="paragraph" w:customStyle="1" w:styleId="FinalDraft">
    <w:name w:val="FinalDraft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xl29">
    <w:name w:val="xl29"/>
    <w:basedOn w:val="a4"/>
    <w:rsid w:val="00E2131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</w:rPr>
  </w:style>
  <w:style w:type="paragraph" w:customStyle="1" w:styleId="RightPar6">
    <w:name w:val="Right Par 6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/>
    </w:pPr>
    <w:rPr>
      <w:rFonts w:ascii="Courier New" w:hAnsi="Courier New"/>
      <w:sz w:val="24"/>
      <w:lang w:val="en-US" w:eastAsia="en-US"/>
    </w:rPr>
  </w:style>
  <w:style w:type="paragraph" w:customStyle="1" w:styleId="TOCColHead">
    <w:name w:val="TOC Col Head"/>
    <w:basedOn w:val="a4"/>
    <w:rsid w:val="00E21312"/>
    <w:pPr>
      <w:tabs>
        <w:tab w:val="left" w:pos="7110"/>
        <w:tab w:val="center" w:pos="7200"/>
        <w:tab w:val="left" w:pos="7290"/>
        <w:tab w:val="right" w:pos="8640"/>
      </w:tabs>
      <w:spacing w:before="14" w:after="144" w:line="300" w:lineRule="atLeast"/>
    </w:pPr>
    <w:rPr>
      <w:rFonts w:ascii="Arial" w:hAnsi="Arial"/>
      <w:b/>
      <w:sz w:val="20"/>
      <w:szCs w:val="20"/>
    </w:rPr>
  </w:style>
  <w:style w:type="paragraph" w:customStyle="1" w:styleId="RightPar1">
    <w:name w:val="Right Par 1"/>
    <w:rsid w:val="00E21312"/>
    <w:pPr>
      <w:tabs>
        <w:tab w:val="left" w:pos="-720"/>
        <w:tab w:val="left" w:pos="0"/>
        <w:tab w:val="decimal" w:pos="720"/>
      </w:tabs>
      <w:suppressAutoHyphens/>
      <w:ind w:left="720"/>
    </w:pPr>
    <w:rPr>
      <w:rFonts w:ascii="Courier New" w:hAnsi="Courier New"/>
      <w:sz w:val="24"/>
      <w:lang w:val="en-US" w:eastAsia="en-US"/>
    </w:rPr>
  </w:style>
  <w:style w:type="paragraph" w:customStyle="1" w:styleId="RightPar4">
    <w:name w:val="Right Par 4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/>
    </w:pPr>
    <w:rPr>
      <w:rFonts w:ascii="Courier New" w:hAnsi="Courier New"/>
      <w:sz w:val="24"/>
      <w:lang w:val="en-US" w:eastAsia="en-US"/>
    </w:rPr>
  </w:style>
  <w:style w:type="paragraph" w:customStyle="1" w:styleId="Text">
    <w:name w:val="Text"/>
    <w:basedOn w:val="a4"/>
    <w:link w:val="TextChar"/>
    <w:rsid w:val="00E21312"/>
    <w:pPr>
      <w:widowControl w:val="0"/>
      <w:spacing w:line="360" w:lineRule="auto"/>
    </w:pPr>
    <w:rPr>
      <w:rFonts w:ascii="Arial" w:hAnsi="Arial"/>
      <w:szCs w:val="20"/>
      <w:lang w:eastAsia="de-DE"/>
    </w:rPr>
  </w:style>
  <w:style w:type="paragraph" w:customStyle="1" w:styleId="CommentSubject1">
    <w:name w:val="Comment Subject1"/>
    <w:basedOn w:val="aff2"/>
    <w:next w:val="aff2"/>
    <w:semiHidden/>
    <w:rsid w:val="00E21312"/>
    <w:rPr>
      <w:b/>
      <w:bCs/>
    </w:rPr>
  </w:style>
  <w:style w:type="paragraph" w:customStyle="1" w:styleId="p58">
    <w:name w:val="p58"/>
    <w:basedOn w:val="a4"/>
    <w:rsid w:val="00E21312"/>
    <w:pPr>
      <w:widowControl w:val="0"/>
      <w:tabs>
        <w:tab w:val="left" w:pos="1100"/>
        <w:tab w:val="left" w:pos="1640"/>
      </w:tabs>
      <w:spacing w:line="240" w:lineRule="atLeast"/>
      <w:ind w:left="144" w:hanging="432"/>
    </w:pPr>
    <w:rPr>
      <w:rFonts w:ascii="Arial" w:hAnsi="Arial"/>
      <w:szCs w:val="20"/>
      <w:lang w:eastAsia="de-DE"/>
    </w:rPr>
  </w:style>
  <w:style w:type="paragraph" w:customStyle="1" w:styleId="p13">
    <w:name w:val="p13"/>
    <w:basedOn w:val="a4"/>
    <w:rsid w:val="00E21312"/>
    <w:pPr>
      <w:widowControl w:val="0"/>
      <w:tabs>
        <w:tab w:val="left" w:pos="720"/>
      </w:tabs>
      <w:spacing w:line="220" w:lineRule="atLeast"/>
    </w:pPr>
    <w:rPr>
      <w:rFonts w:ascii="Arial" w:hAnsi="Arial"/>
      <w:szCs w:val="20"/>
      <w:lang w:eastAsia="de-DE"/>
    </w:rPr>
  </w:style>
  <w:style w:type="paragraph" w:customStyle="1" w:styleId="p24">
    <w:name w:val="p24"/>
    <w:basedOn w:val="a4"/>
    <w:rsid w:val="00E21312"/>
    <w:pPr>
      <w:widowControl w:val="0"/>
      <w:tabs>
        <w:tab w:val="left" w:pos="720"/>
      </w:tabs>
      <w:spacing w:line="200" w:lineRule="atLeast"/>
    </w:pPr>
    <w:rPr>
      <w:rFonts w:ascii="Arial" w:hAnsi="Arial"/>
      <w:szCs w:val="20"/>
      <w:lang w:eastAsia="de-DE"/>
    </w:rPr>
  </w:style>
  <w:style w:type="paragraph" w:customStyle="1" w:styleId="p2">
    <w:name w:val="p2"/>
    <w:basedOn w:val="a4"/>
    <w:rsid w:val="00E21312"/>
    <w:pPr>
      <w:widowControl w:val="0"/>
      <w:tabs>
        <w:tab w:val="left" w:pos="8260"/>
      </w:tabs>
      <w:spacing w:line="240" w:lineRule="atLeast"/>
      <w:ind w:left="6820"/>
    </w:pPr>
    <w:rPr>
      <w:rFonts w:ascii="Arial" w:hAnsi="Arial"/>
      <w:szCs w:val="20"/>
      <w:lang w:eastAsia="de-DE"/>
    </w:rPr>
  </w:style>
  <w:style w:type="paragraph" w:customStyle="1" w:styleId="p17">
    <w:name w:val="p17"/>
    <w:basedOn w:val="a4"/>
    <w:rsid w:val="00E21312"/>
    <w:pPr>
      <w:widowControl w:val="0"/>
      <w:tabs>
        <w:tab w:val="left" w:pos="8360"/>
      </w:tabs>
      <w:spacing w:line="240" w:lineRule="atLeast"/>
      <w:ind w:left="6920"/>
    </w:pPr>
    <w:rPr>
      <w:rFonts w:ascii="Arial" w:hAnsi="Arial"/>
      <w:szCs w:val="20"/>
      <w:lang w:eastAsia="de-DE"/>
    </w:rPr>
  </w:style>
  <w:style w:type="paragraph" w:customStyle="1" w:styleId="mdBullet">
    <w:name w:val="md_Bullet"/>
    <w:basedOn w:val="a4"/>
    <w:next w:val="a4"/>
    <w:rsid w:val="00E21312"/>
    <w:pPr>
      <w:keepLines/>
      <w:spacing w:before="14" w:after="144" w:line="279" w:lineRule="exact"/>
      <w:ind w:left="720" w:right="720" w:hanging="360"/>
    </w:pPr>
    <w:rPr>
      <w:szCs w:val="20"/>
      <w:lang w:val="de-DE" w:eastAsia="de-DE"/>
    </w:rPr>
  </w:style>
  <w:style w:type="paragraph" w:customStyle="1" w:styleId="Kapitel">
    <w:name w:val="Kapitel"/>
    <w:basedOn w:val="a4"/>
    <w:rsid w:val="00E21312"/>
    <w:pPr>
      <w:spacing w:before="240"/>
    </w:pPr>
    <w:rPr>
      <w:b/>
      <w:caps/>
      <w:sz w:val="28"/>
      <w:szCs w:val="20"/>
      <w:lang w:val="de-DE" w:eastAsia="de-DE"/>
    </w:rPr>
  </w:style>
  <w:style w:type="paragraph" w:customStyle="1" w:styleId="RightPar2">
    <w:name w:val="Right Par 2"/>
    <w:rsid w:val="00E21312"/>
    <w:pPr>
      <w:tabs>
        <w:tab w:val="left" w:pos="-720"/>
        <w:tab w:val="left" w:pos="0"/>
        <w:tab w:val="left" w:pos="720"/>
        <w:tab w:val="decimal" w:pos="1440"/>
      </w:tabs>
      <w:suppressAutoHyphens/>
      <w:ind w:left="1440"/>
    </w:pPr>
    <w:rPr>
      <w:rFonts w:ascii="Courier New" w:hAnsi="Courier New"/>
      <w:sz w:val="24"/>
      <w:lang w:val="en-US" w:eastAsia="en-US"/>
    </w:rPr>
  </w:style>
  <w:style w:type="paragraph" w:customStyle="1" w:styleId="RightPar3">
    <w:name w:val="Right Par 3"/>
    <w:rsid w:val="00E21312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/>
    </w:pPr>
    <w:rPr>
      <w:rFonts w:ascii="Courier New" w:hAnsi="Courier New"/>
      <w:sz w:val="24"/>
      <w:lang w:val="en-US" w:eastAsia="en-US"/>
    </w:rPr>
  </w:style>
  <w:style w:type="paragraph" w:customStyle="1" w:styleId="RightPar5">
    <w:name w:val="Right Par 5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/>
    </w:pPr>
    <w:rPr>
      <w:rFonts w:ascii="Courier New" w:hAnsi="Courier New"/>
      <w:sz w:val="24"/>
      <w:lang w:val="en-US" w:eastAsia="en-US"/>
    </w:rPr>
  </w:style>
  <w:style w:type="paragraph" w:customStyle="1" w:styleId="RightPar7">
    <w:name w:val="Right Par 7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/>
    </w:pPr>
    <w:rPr>
      <w:rFonts w:ascii="Courier New" w:hAnsi="Courier New"/>
      <w:sz w:val="24"/>
      <w:lang w:val="en-US" w:eastAsia="en-US"/>
    </w:rPr>
  </w:style>
  <w:style w:type="paragraph" w:customStyle="1" w:styleId="RightPar8">
    <w:name w:val="Right Par 8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/>
    </w:pPr>
    <w:rPr>
      <w:rFonts w:ascii="Courier New" w:hAnsi="Courier New"/>
      <w:sz w:val="24"/>
      <w:lang w:val="en-US" w:eastAsia="en-US"/>
    </w:rPr>
  </w:style>
  <w:style w:type="paragraph" w:customStyle="1" w:styleId="Document1">
    <w:name w:val="Document 1"/>
    <w:rsid w:val="00E21312"/>
    <w:pPr>
      <w:keepNext/>
      <w:keepLines/>
      <w:tabs>
        <w:tab w:val="left" w:pos="-720"/>
      </w:tabs>
      <w:suppressAutoHyphens/>
    </w:pPr>
    <w:rPr>
      <w:rFonts w:ascii="Courier New" w:hAnsi="Courier New"/>
      <w:sz w:val="24"/>
      <w:lang w:val="en-US" w:eastAsia="en-US"/>
    </w:rPr>
  </w:style>
  <w:style w:type="paragraph" w:customStyle="1" w:styleId="Technical5">
    <w:name w:val="Technical 5"/>
    <w:rsid w:val="00E21312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6">
    <w:name w:val="Technical 6"/>
    <w:rsid w:val="00E21312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7">
    <w:name w:val="Technical 7"/>
    <w:rsid w:val="00E21312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8">
    <w:name w:val="Technical 8"/>
    <w:rsid w:val="00E21312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Para">
    <w:name w:val="Para"/>
    <w:rsid w:val="00E21312"/>
    <w:pPr>
      <w:suppressAutoHyphens/>
      <w:spacing w:before="240"/>
    </w:pPr>
    <w:rPr>
      <w:sz w:val="24"/>
      <w:lang w:val="en-US" w:eastAsia="en-US"/>
    </w:rPr>
  </w:style>
  <w:style w:type="paragraph" w:customStyle="1" w:styleId="BulletList2">
    <w:name w:val="Bullet List 2"/>
    <w:basedOn w:val="a4"/>
    <w:rsid w:val="00E21312"/>
    <w:pPr>
      <w:tabs>
        <w:tab w:val="num" w:pos="360"/>
      </w:tabs>
      <w:suppressAutoHyphens/>
      <w:spacing w:before="120"/>
      <w:ind w:left="360" w:hanging="360"/>
    </w:pPr>
    <w:rPr>
      <w:sz w:val="22"/>
      <w:szCs w:val="20"/>
    </w:rPr>
  </w:style>
  <w:style w:type="paragraph" w:customStyle="1" w:styleId="bodytextn">
    <w:name w:val="body text n."/>
    <w:rsid w:val="00E21312"/>
    <w:pPr>
      <w:spacing w:line="360" w:lineRule="exact"/>
      <w:ind w:left="720"/>
      <w:jc w:val="both"/>
    </w:pPr>
    <w:rPr>
      <w:sz w:val="24"/>
      <w:lang w:val="en-GB" w:eastAsia="en-US"/>
    </w:rPr>
  </w:style>
  <w:style w:type="paragraph" w:customStyle="1" w:styleId="Textedebulles">
    <w:name w:val="Texte de bulles"/>
    <w:basedOn w:val="a4"/>
    <w:semiHidden/>
    <w:rsid w:val="00E21312"/>
    <w:pPr>
      <w:overflowPunct w:val="0"/>
      <w:autoSpaceDE w:val="0"/>
      <w:autoSpaceDN w:val="0"/>
      <w:adjustRightInd w:val="0"/>
      <w:spacing w:before="120" w:after="180" w:line="360" w:lineRule="auto"/>
      <w:textAlignment w:val="baseline"/>
    </w:pPr>
    <w:rPr>
      <w:rFonts w:ascii="Tahoma" w:hAnsi="Tahoma" w:cs="Tahoma"/>
      <w:sz w:val="16"/>
      <w:szCs w:val="16"/>
    </w:rPr>
  </w:style>
  <w:style w:type="paragraph" w:customStyle="1" w:styleId="technical40">
    <w:name w:val="technical4"/>
    <w:basedOn w:val="a4"/>
    <w:rsid w:val="00E21312"/>
    <w:rPr>
      <w:rFonts w:ascii="Courier New" w:hAnsi="Courier New" w:cs="Courier New"/>
      <w:b/>
      <w:bCs/>
    </w:rPr>
  </w:style>
  <w:style w:type="paragraph" w:customStyle="1" w:styleId="reference0">
    <w:name w:val="reference"/>
    <w:basedOn w:val="a4"/>
    <w:rsid w:val="00E21312"/>
    <w:pPr>
      <w:overflowPunct w:val="0"/>
      <w:autoSpaceDE w:val="0"/>
      <w:autoSpaceDN w:val="0"/>
      <w:spacing w:before="120" w:line="360" w:lineRule="auto"/>
      <w:ind w:firstLine="357"/>
    </w:pPr>
  </w:style>
  <w:style w:type="paragraph" w:customStyle="1" w:styleId="synopsisheading0">
    <w:name w:val="synopsisheading"/>
    <w:basedOn w:val="a4"/>
    <w:rsid w:val="00E21312"/>
    <w:pPr>
      <w:overflowPunct w:val="0"/>
      <w:autoSpaceDE w:val="0"/>
      <w:autoSpaceDN w:val="0"/>
      <w:spacing w:before="60" w:after="60"/>
    </w:pPr>
    <w:rPr>
      <w:b/>
      <w:bCs/>
      <w:sz w:val="20"/>
      <w:szCs w:val="20"/>
    </w:rPr>
  </w:style>
  <w:style w:type="paragraph" w:customStyle="1" w:styleId="StyleBulletText2Left025Linespacing15lines">
    <w:name w:val="Style Bullet Text 2 + Left:  0.25&quot; Line spacing:  1.5 lines"/>
    <w:basedOn w:val="BulletText2"/>
    <w:rsid w:val="00E21312"/>
    <w:pPr>
      <w:spacing w:line="360" w:lineRule="auto"/>
      <w:ind w:left="720"/>
    </w:pPr>
  </w:style>
  <w:style w:type="paragraph" w:customStyle="1" w:styleId="paragraph0">
    <w:name w:val="paragraph"/>
    <w:basedOn w:val="a4"/>
    <w:rsid w:val="00E21312"/>
    <w:pPr>
      <w:spacing w:after="240"/>
    </w:pPr>
  </w:style>
  <w:style w:type="paragraph" w:customStyle="1" w:styleId="default">
    <w:name w:val="default"/>
    <w:basedOn w:val="a4"/>
    <w:rsid w:val="00E21312"/>
    <w:pPr>
      <w:autoSpaceDE w:val="0"/>
      <w:autoSpaceDN w:val="0"/>
    </w:pPr>
    <w:rPr>
      <w:color w:val="000000"/>
    </w:rPr>
  </w:style>
  <w:style w:type="paragraph" w:customStyle="1" w:styleId="numberedlist0">
    <w:name w:val="numberedlist"/>
    <w:basedOn w:val="a4"/>
    <w:rsid w:val="00E21312"/>
    <w:pPr>
      <w:tabs>
        <w:tab w:val="num" w:pos="720"/>
      </w:tabs>
      <w:overflowPunct w:val="0"/>
      <w:autoSpaceDE w:val="0"/>
      <w:autoSpaceDN w:val="0"/>
      <w:spacing w:line="360" w:lineRule="auto"/>
      <w:ind w:left="720" w:hanging="360"/>
    </w:pPr>
  </w:style>
  <w:style w:type="paragraph" w:customStyle="1" w:styleId="NormalLeft">
    <w:name w:val="Normal + Left"/>
    <w:aliases w:val="Before:  0 pt,After:  3 pt,Line spacing:  single"/>
    <w:basedOn w:val="af9"/>
    <w:rsid w:val="00E21312"/>
    <w:pPr>
      <w:overflowPunct w:val="0"/>
      <w:autoSpaceDE w:val="0"/>
      <w:autoSpaceDN w:val="0"/>
      <w:adjustRightInd w:val="0"/>
      <w:spacing w:line="360" w:lineRule="auto"/>
      <w:contextualSpacing/>
      <w:textAlignment w:val="baseline"/>
    </w:pPr>
    <w:rPr>
      <w:szCs w:val="20"/>
    </w:rPr>
  </w:style>
  <w:style w:type="paragraph" w:customStyle="1" w:styleId="Default0">
    <w:name w:val="Default"/>
    <w:rsid w:val="00E21312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indentednormal">
    <w:name w:val="indentednormal"/>
    <w:basedOn w:val="a4"/>
    <w:rsid w:val="00E21312"/>
    <w:pPr>
      <w:spacing w:before="120"/>
    </w:pPr>
  </w:style>
  <w:style w:type="paragraph" w:customStyle="1" w:styleId="coverpagetext0">
    <w:name w:val="coverpagetext"/>
    <w:basedOn w:val="a4"/>
    <w:rsid w:val="00E21312"/>
    <w:pPr>
      <w:overflowPunct w:val="0"/>
      <w:autoSpaceDE w:val="0"/>
      <w:autoSpaceDN w:val="0"/>
      <w:spacing w:before="60" w:after="60"/>
      <w:ind w:firstLine="14"/>
    </w:pPr>
    <w:rPr>
      <w:sz w:val="20"/>
      <w:szCs w:val="20"/>
    </w:rPr>
  </w:style>
  <w:style w:type="paragraph" w:customStyle="1" w:styleId="Heading3notbold">
    <w:name w:val="Heading 3 not bold"/>
    <w:basedOn w:val="3"/>
    <w:link w:val="Heading3notboldChar"/>
    <w:rsid w:val="00073D9C"/>
    <w:pPr>
      <w:keepLines w:val="0"/>
      <w:tabs>
        <w:tab w:val="num" w:pos="2880"/>
      </w:tabs>
      <w:spacing w:after="60" w:line="264" w:lineRule="auto"/>
      <w:ind w:left="2880"/>
    </w:pPr>
    <w:rPr>
      <w:rFonts w:ascii="Arial" w:hAnsi="Arial"/>
      <w:b w:val="0"/>
      <w:sz w:val="22"/>
      <w:szCs w:val="26"/>
    </w:rPr>
  </w:style>
  <w:style w:type="character" w:customStyle="1" w:styleId="Heading3notboldChar">
    <w:name w:val="Heading 3 not bold Char"/>
    <w:link w:val="Heading3notbold"/>
    <w:rsid w:val="00073D9C"/>
    <w:rPr>
      <w:rFonts w:ascii="Arial" w:hAnsi="Arial"/>
      <w:bCs/>
      <w:sz w:val="22"/>
      <w:szCs w:val="26"/>
    </w:rPr>
  </w:style>
  <w:style w:type="character" w:customStyle="1" w:styleId="TableLeftChar">
    <w:name w:val="Table Left Char"/>
    <w:link w:val="TableLeft"/>
    <w:rsid w:val="00AD2FC6"/>
    <w:rPr>
      <w:sz w:val="24"/>
      <w:lang w:val="en-US" w:eastAsia="en-US" w:bidi="ar-SA"/>
    </w:rPr>
  </w:style>
  <w:style w:type="character" w:customStyle="1" w:styleId="Ping-ChungChang">
    <w:name w:val="Ping-Chung Chang"/>
    <w:semiHidden/>
    <w:rsid w:val="007D5F24"/>
    <w:rPr>
      <w:rFonts w:ascii="Arial" w:hAnsi="Arial" w:cs="Arial"/>
      <w:color w:val="auto"/>
      <w:sz w:val="20"/>
      <w:szCs w:val="20"/>
    </w:rPr>
  </w:style>
  <w:style w:type="character" w:customStyle="1" w:styleId="longtext">
    <w:name w:val="long_text"/>
    <w:rsid w:val="00017D0F"/>
  </w:style>
  <w:style w:type="paragraph" w:customStyle="1" w:styleId="Arial12">
    <w:name w:val="Стиль Arial Красный По ширине Междустр.интервал:  множитель 12 ..."/>
    <w:basedOn w:val="a4"/>
    <w:rsid w:val="003E35D0"/>
    <w:rPr>
      <w:lang w:val="ru-RU" w:eastAsia="ru-RU"/>
    </w:rPr>
  </w:style>
  <w:style w:type="paragraph" w:styleId="affffe">
    <w:name w:val="List Paragraph"/>
    <w:basedOn w:val="a4"/>
    <w:link w:val="afffff"/>
    <w:uiPriority w:val="34"/>
    <w:qFormat/>
    <w:rsid w:val="00E46E1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character" w:customStyle="1" w:styleId="hps">
    <w:name w:val="hps"/>
    <w:rsid w:val="00E46E16"/>
  </w:style>
  <w:style w:type="paragraph" w:styleId="afffff0">
    <w:name w:val="TOC Heading"/>
    <w:basedOn w:val="1"/>
    <w:next w:val="a4"/>
    <w:uiPriority w:val="39"/>
    <w:unhideWhenUsed/>
    <w:qFormat/>
    <w:rsid w:val="008715F4"/>
    <w:pPr>
      <w:numPr>
        <w:numId w:val="0"/>
      </w:numPr>
      <w:tabs>
        <w:tab w:val="clear" w:pos="480"/>
      </w:tabs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shd w:val="clear" w:color="auto" w:fill="auto"/>
    </w:rPr>
  </w:style>
  <w:style w:type="paragraph" w:styleId="afffff1">
    <w:name w:val="No Spacing"/>
    <w:uiPriority w:val="1"/>
    <w:qFormat/>
    <w:rsid w:val="00865395"/>
    <w:pPr>
      <w:ind w:firstLine="397"/>
      <w:jc w:val="both"/>
    </w:pPr>
    <w:rPr>
      <w:sz w:val="24"/>
      <w:szCs w:val="24"/>
      <w:lang w:val="en-US" w:eastAsia="en-US"/>
    </w:rPr>
  </w:style>
  <w:style w:type="paragraph" w:styleId="afffff2">
    <w:name w:val="Revision"/>
    <w:hidden/>
    <w:uiPriority w:val="99"/>
    <w:semiHidden/>
    <w:rsid w:val="00DE7975"/>
    <w:rPr>
      <w:sz w:val="24"/>
      <w:szCs w:val="24"/>
      <w:lang w:val="en-US" w:eastAsia="en-US"/>
    </w:rPr>
  </w:style>
  <w:style w:type="paragraph" w:customStyle="1" w:styleId="TableContents">
    <w:name w:val="Table Contents"/>
    <w:basedOn w:val="a4"/>
    <w:rsid w:val="00A9140F"/>
    <w:pPr>
      <w:widowControl w:val="0"/>
      <w:suppressLineNumbers/>
      <w:suppressAutoHyphens/>
      <w:spacing w:after="0"/>
      <w:ind w:firstLine="0"/>
      <w:jc w:val="left"/>
    </w:pPr>
    <w:rPr>
      <w:rFonts w:eastAsia="Lucida Sans Unicode"/>
      <w:lang w:val="ru-RU"/>
    </w:rPr>
  </w:style>
  <w:style w:type="paragraph" w:customStyle="1" w:styleId="StyleHeading1Before18ptAfter6pt">
    <w:name w:val="Style Heading 1 + Before:  18 pt After:  6 pt"/>
    <w:basedOn w:val="1"/>
    <w:next w:val="a4"/>
    <w:rsid w:val="0034179C"/>
    <w:pPr>
      <w:keepLines w:val="0"/>
      <w:numPr>
        <w:numId w:val="23"/>
      </w:numPr>
      <w:tabs>
        <w:tab w:val="clear" w:pos="480"/>
      </w:tabs>
      <w:spacing w:before="360" w:after="120"/>
      <w:jc w:val="left"/>
    </w:pPr>
    <w:rPr>
      <w:rFonts w:ascii="Arial" w:hAnsi="Arial"/>
      <w:caps w:val="0"/>
      <w:kern w:val="0"/>
      <w:sz w:val="32"/>
      <w:szCs w:val="20"/>
      <w:shd w:val="clear" w:color="auto" w:fill="auto"/>
      <w:lang w:val="ru-RU" w:eastAsia="ru-RU"/>
    </w:rPr>
  </w:style>
  <w:style w:type="paragraph" w:customStyle="1" w:styleId="StyleHeading2NotItalic">
    <w:name w:val="Style Heading 2 + Not Italic"/>
    <w:basedOn w:val="20"/>
    <w:rsid w:val="0034179C"/>
    <w:pPr>
      <w:tabs>
        <w:tab w:val="clear" w:pos="709"/>
      </w:tabs>
      <w:autoSpaceDE/>
      <w:autoSpaceDN/>
      <w:adjustRightInd/>
      <w:jc w:val="left"/>
    </w:pPr>
    <w:rPr>
      <w:rFonts w:ascii="Arial" w:eastAsia="Times New Roman" w:hAnsi="Arial" w:cs="Arial"/>
      <w:iCs w:val="0"/>
      <w:sz w:val="28"/>
    </w:rPr>
  </w:style>
  <w:style w:type="paragraph" w:customStyle="1" w:styleId="Normal2">
    <w:name w:val="Normal 2"/>
    <w:basedOn w:val="a4"/>
    <w:rsid w:val="00E96BC3"/>
    <w:pPr>
      <w:spacing w:before="120" w:after="0"/>
      <w:ind w:firstLine="0"/>
    </w:pPr>
    <w:rPr>
      <w:rFonts w:ascii="CG Times (W1)" w:hAnsi="CG Times (W1)"/>
      <w:szCs w:val="20"/>
      <w:lang w:val="en-GB" w:eastAsia="fr-FR"/>
    </w:rPr>
  </w:style>
  <w:style w:type="paragraph" w:customStyle="1" w:styleId="2Heading2">
    <w:name w:val="2 Heading 2"/>
    <w:basedOn w:val="20"/>
    <w:rsid w:val="00E96BC3"/>
    <w:pPr>
      <w:numPr>
        <w:ilvl w:val="0"/>
        <w:numId w:val="0"/>
      </w:numPr>
      <w:tabs>
        <w:tab w:val="clear" w:pos="709"/>
        <w:tab w:val="num" w:pos="576"/>
      </w:tabs>
      <w:autoSpaceDE/>
      <w:autoSpaceDN/>
      <w:adjustRightInd/>
      <w:ind w:left="576" w:hanging="576"/>
      <w:jc w:val="left"/>
    </w:pPr>
    <w:rPr>
      <w:rFonts w:ascii="Arial" w:eastAsia="Times New Roman" w:hAnsi="Arial" w:cs="Arial"/>
      <w:i/>
      <w:sz w:val="28"/>
    </w:rPr>
  </w:style>
  <w:style w:type="paragraph" w:customStyle="1" w:styleId="1a">
    <w:name w:val="Абзац списка1"/>
    <w:basedOn w:val="a4"/>
    <w:rsid w:val="00AE1F8B"/>
    <w:pPr>
      <w:spacing w:after="0"/>
      <w:ind w:left="720" w:firstLine="0"/>
      <w:jc w:val="left"/>
    </w:pPr>
    <w:rPr>
      <w:sz w:val="20"/>
      <w:szCs w:val="20"/>
      <w:lang w:val="ru-RU" w:eastAsia="ru-RU"/>
    </w:rPr>
  </w:style>
  <w:style w:type="paragraph" w:customStyle="1" w:styleId="afffff3">
    <w:name w:val="Осн. текст"/>
    <w:basedOn w:val="a4"/>
    <w:link w:val="afffff4"/>
    <w:rsid w:val="00AE1F8B"/>
    <w:pPr>
      <w:spacing w:after="0" w:line="360" w:lineRule="atLeast"/>
      <w:ind w:firstLine="425"/>
    </w:pPr>
    <w:rPr>
      <w:sz w:val="26"/>
      <w:szCs w:val="26"/>
      <w:lang w:val="ru-RU" w:eastAsia="ru-RU"/>
    </w:rPr>
  </w:style>
  <w:style w:type="character" w:customStyle="1" w:styleId="afffff4">
    <w:name w:val="Осн. текст Знак"/>
    <w:basedOn w:val="a5"/>
    <w:link w:val="afffff3"/>
    <w:locked/>
    <w:rsid w:val="00AE1F8B"/>
    <w:rPr>
      <w:sz w:val="26"/>
      <w:szCs w:val="26"/>
    </w:rPr>
  </w:style>
  <w:style w:type="paragraph" w:customStyle="1" w:styleId="ConsPlusTitle">
    <w:name w:val="ConsPlusTitle"/>
    <w:rsid w:val="00CC3F66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apple-converted-space">
    <w:name w:val="apple-converted-space"/>
    <w:basedOn w:val="a5"/>
    <w:rsid w:val="008957B7"/>
  </w:style>
  <w:style w:type="character" w:customStyle="1" w:styleId="li-content">
    <w:name w:val="li-content"/>
    <w:basedOn w:val="a5"/>
    <w:rsid w:val="00DD306A"/>
    <w:rPr>
      <w:color w:val="000000"/>
    </w:rPr>
  </w:style>
  <w:style w:type="paragraph" w:customStyle="1" w:styleId="A-ListNumber">
    <w:name w:val="A-List Number"/>
    <w:rsid w:val="00DD306A"/>
    <w:pPr>
      <w:numPr>
        <w:numId w:val="24"/>
      </w:numPr>
      <w:spacing w:after="240" w:line="280" w:lineRule="atLeast"/>
    </w:pPr>
    <w:rPr>
      <w:sz w:val="24"/>
      <w:lang w:val="en-GB" w:eastAsia="en-US"/>
    </w:rPr>
  </w:style>
  <w:style w:type="paragraph" w:customStyle="1" w:styleId="opisdvfldbeg">
    <w:name w:val="opis_dvfld_beg"/>
    <w:basedOn w:val="a4"/>
    <w:rsid w:val="00DD306A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opisdvfld">
    <w:name w:val="opis_dvfld"/>
    <w:basedOn w:val="a4"/>
    <w:rsid w:val="00DD306A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opispoleabz">
    <w:name w:val="opis_pole_abz"/>
    <w:basedOn w:val="a4"/>
    <w:rsid w:val="00DD306A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character" w:customStyle="1" w:styleId="text0">
    <w:name w:val="text"/>
    <w:basedOn w:val="a5"/>
    <w:rsid w:val="00DD306A"/>
  </w:style>
  <w:style w:type="character" w:customStyle="1" w:styleId="highlight">
    <w:name w:val="highlight"/>
    <w:basedOn w:val="a5"/>
    <w:rsid w:val="00DD306A"/>
  </w:style>
  <w:style w:type="paragraph" w:customStyle="1" w:styleId="phgrtextabz">
    <w:name w:val="phgr_text_abz"/>
    <w:basedOn w:val="a4"/>
    <w:rsid w:val="00DD306A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A-ListBullet">
    <w:name w:val="A-List Bullet"/>
    <w:rsid w:val="00DD306A"/>
    <w:pPr>
      <w:numPr>
        <w:numId w:val="25"/>
      </w:numPr>
      <w:spacing w:after="240" w:line="280" w:lineRule="atLeast"/>
    </w:pPr>
    <w:rPr>
      <w:sz w:val="24"/>
      <w:lang w:val="en-GB" w:eastAsia="en-US"/>
    </w:rPr>
  </w:style>
  <w:style w:type="paragraph" w:customStyle="1" w:styleId="A-FigureTitle">
    <w:name w:val="A-Figure Title"/>
    <w:next w:val="a4"/>
    <w:rsid w:val="00DD306A"/>
    <w:pPr>
      <w:keepNext/>
      <w:tabs>
        <w:tab w:val="left" w:pos="1800"/>
      </w:tabs>
      <w:spacing w:after="120" w:line="280" w:lineRule="atLeast"/>
      <w:ind w:left="1800" w:hanging="1800"/>
    </w:pPr>
    <w:rPr>
      <w:b/>
      <w:sz w:val="24"/>
      <w:lang w:val="en-GB" w:eastAsia="en-US"/>
    </w:rPr>
  </w:style>
  <w:style w:type="paragraph" w:customStyle="1" w:styleId="A-ListSubsidiary">
    <w:name w:val="A-List Subsidiary"/>
    <w:rsid w:val="00DD306A"/>
    <w:pPr>
      <w:numPr>
        <w:numId w:val="26"/>
      </w:numPr>
      <w:tabs>
        <w:tab w:val="left" w:pos="1440"/>
      </w:tabs>
      <w:spacing w:after="240" w:line="280" w:lineRule="atLeast"/>
    </w:pPr>
    <w:rPr>
      <w:sz w:val="24"/>
      <w:lang w:val="en-GB" w:eastAsia="en-US"/>
    </w:rPr>
  </w:style>
  <w:style w:type="paragraph" w:customStyle="1" w:styleId="A-TableText">
    <w:name w:val="A-Table Text"/>
    <w:rsid w:val="00DD306A"/>
    <w:pPr>
      <w:spacing w:before="60" w:after="60"/>
    </w:pPr>
    <w:rPr>
      <w:sz w:val="22"/>
      <w:lang w:val="en-GB" w:eastAsia="en-US"/>
    </w:rPr>
  </w:style>
  <w:style w:type="paragraph" w:customStyle="1" w:styleId="A-TableFootnoteText">
    <w:name w:val="A-Table Footnote Text"/>
    <w:next w:val="a4"/>
    <w:rsid w:val="00DD306A"/>
    <w:pPr>
      <w:tabs>
        <w:tab w:val="left" w:pos="432"/>
      </w:tabs>
      <w:ind w:left="432" w:hanging="432"/>
    </w:pPr>
    <w:rPr>
      <w:lang w:val="en-GB" w:eastAsia="en-US"/>
    </w:rPr>
  </w:style>
  <w:style w:type="paragraph" w:customStyle="1" w:styleId="Title1">
    <w:name w:val="Title1"/>
    <w:basedOn w:val="a4"/>
    <w:link w:val="Title10"/>
    <w:qFormat/>
    <w:rsid w:val="00E35472"/>
    <w:pPr>
      <w:keepNext/>
      <w:pageBreakBefore/>
      <w:numPr>
        <w:numId w:val="27"/>
      </w:numPr>
      <w:outlineLvl w:val="0"/>
    </w:pPr>
    <w:rPr>
      <w:b/>
      <w:bCs/>
      <w:caps/>
      <w:lang w:val="ru-RU" w:eastAsia="ru-RU"/>
    </w:rPr>
  </w:style>
  <w:style w:type="paragraph" w:customStyle="1" w:styleId="Title2">
    <w:name w:val="Title2"/>
    <w:basedOn w:val="a4"/>
    <w:link w:val="Title20"/>
    <w:qFormat/>
    <w:rsid w:val="00E35472"/>
    <w:pPr>
      <w:keepNext/>
      <w:numPr>
        <w:ilvl w:val="1"/>
        <w:numId w:val="27"/>
      </w:numPr>
      <w:outlineLvl w:val="0"/>
    </w:pPr>
    <w:rPr>
      <w:b/>
      <w:bCs/>
      <w:lang w:val="ru-RU" w:eastAsia="ru-RU"/>
    </w:rPr>
  </w:style>
  <w:style w:type="paragraph" w:customStyle="1" w:styleId="Title3">
    <w:name w:val="Title3"/>
    <w:basedOn w:val="Title2"/>
    <w:link w:val="Title30"/>
    <w:qFormat/>
    <w:rsid w:val="00E35472"/>
    <w:pPr>
      <w:numPr>
        <w:ilvl w:val="2"/>
        <w:numId w:val="0"/>
      </w:numPr>
      <w:ind w:left="1355"/>
    </w:pPr>
  </w:style>
  <w:style w:type="character" w:customStyle="1" w:styleId="Title20">
    <w:name w:val="Title2 Знак"/>
    <w:basedOn w:val="a5"/>
    <w:link w:val="Title2"/>
    <w:rsid w:val="00E35472"/>
    <w:rPr>
      <w:b/>
      <w:bCs/>
      <w:sz w:val="24"/>
      <w:szCs w:val="24"/>
    </w:rPr>
  </w:style>
  <w:style w:type="character" w:customStyle="1" w:styleId="TextChar">
    <w:name w:val="Text Char"/>
    <w:link w:val="Text"/>
    <w:rsid w:val="00BE5A73"/>
    <w:rPr>
      <w:rFonts w:ascii="Arial" w:hAnsi="Arial"/>
      <w:sz w:val="24"/>
      <w:lang w:val="en-US" w:eastAsia="de-DE"/>
    </w:rPr>
  </w:style>
  <w:style w:type="character" w:customStyle="1" w:styleId="BulletList1Char">
    <w:name w:val="Bullet List 1 Char"/>
    <w:link w:val="BulletList1"/>
    <w:rsid w:val="009A1D5F"/>
    <w:rPr>
      <w:sz w:val="22"/>
      <w:lang w:val="en-US" w:eastAsia="en-US"/>
    </w:rPr>
  </w:style>
  <w:style w:type="paragraph" w:customStyle="1" w:styleId="TextIndent2">
    <w:name w:val="Text Indent 2"/>
    <w:basedOn w:val="afffb"/>
    <w:rsid w:val="00355E72"/>
    <w:pPr>
      <w:tabs>
        <w:tab w:val="left" w:pos="432"/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  <w:tab w:val="right" w:pos="8640"/>
      </w:tabs>
      <w:spacing w:before="120" w:after="0"/>
      <w:ind w:left="864" w:firstLine="0"/>
    </w:pPr>
    <w:rPr>
      <w:rFonts w:ascii="Arial" w:hAnsi="Arial"/>
      <w:color w:val="800000"/>
      <w:sz w:val="20"/>
      <w:szCs w:val="20"/>
      <w:lang w:val="ru-RU"/>
    </w:rPr>
  </w:style>
  <w:style w:type="paragraph" w:customStyle="1" w:styleId="A-Unassigned">
    <w:name w:val="A-Unassigned"/>
    <w:next w:val="a4"/>
    <w:rsid w:val="00B4498D"/>
    <w:pPr>
      <w:keepNext/>
      <w:spacing w:before="120" w:after="120"/>
    </w:pPr>
    <w:rPr>
      <w:b/>
      <w:sz w:val="24"/>
      <w:lang w:val="en-GB" w:eastAsia="en-US"/>
    </w:rPr>
  </w:style>
  <w:style w:type="paragraph" w:customStyle="1" w:styleId="Abbreviationtabletext">
    <w:name w:val="Abbreviation table text"/>
    <w:basedOn w:val="a4"/>
    <w:rsid w:val="006E2936"/>
    <w:pPr>
      <w:tabs>
        <w:tab w:val="left" w:pos="1985"/>
      </w:tabs>
      <w:spacing w:after="0" w:line="288" w:lineRule="auto"/>
      <w:ind w:left="57" w:firstLine="0"/>
      <w:jc w:val="left"/>
    </w:pPr>
  </w:style>
  <w:style w:type="character" w:customStyle="1" w:styleId="Title30">
    <w:name w:val="Title3 Знак"/>
    <w:basedOn w:val="Title20"/>
    <w:link w:val="Title3"/>
    <w:rsid w:val="00E35472"/>
    <w:rPr>
      <w:b/>
      <w:bCs/>
      <w:sz w:val="24"/>
      <w:szCs w:val="24"/>
    </w:rPr>
  </w:style>
  <w:style w:type="paragraph" w:customStyle="1" w:styleId="afffff5">
    <w:name w:val="Подраздел"/>
    <w:basedOn w:val="20"/>
    <w:rsid w:val="00FD730E"/>
    <w:pPr>
      <w:tabs>
        <w:tab w:val="clear" w:pos="709"/>
      </w:tabs>
      <w:autoSpaceDE/>
      <w:autoSpaceDN/>
      <w:adjustRightInd/>
      <w:spacing w:after="0"/>
      <w:ind w:left="1440" w:firstLine="567"/>
      <w:jc w:val="left"/>
      <w:outlineLvl w:val="9"/>
    </w:pPr>
    <w:rPr>
      <w:rFonts w:eastAsia="Times New Roman"/>
      <w:bCs w:val="0"/>
      <w:iCs w:val="0"/>
      <w:szCs w:val="20"/>
    </w:rPr>
  </w:style>
  <w:style w:type="character" w:customStyle="1" w:styleId="fm-role">
    <w:name w:val="fm-role"/>
    <w:basedOn w:val="a5"/>
    <w:rsid w:val="00442C55"/>
  </w:style>
  <w:style w:type="character" w:customStyle="1" w:styleId="citation-abbreviation">
    <w:name w:val="citation-abbreviation"/>
    <w:basedOn w:val="a5"/>
    <w:rsid w:val="00442C55"/>
  </w:style>
  <w:style w:type="character" w:customStyle="1" w:styleId="citation-publication-date">
    <w:name w:val="citation-publication-date"/>
    <w:basedOn w:val="a5"/>
    <w:rsid w:val="00442C55"/>
  </w:style>
  <w:style w:type="character" w:customStyle="1" w:styleId="citation-volume">
    <w:name w:val="citation-volume"/>
    <w:basedOn w:val="a5"/>
    <w:rsid w:val="00442C55"/>
  </w:style>
  <w:style w:type="character" w:customStyle="1" w:styleId="citation-issue">
    <w:name w:val="citation-issue"/>
    <w:basedOn w:val="a5"/>
    <w:rsid w:val="00442C55"/>
  </w:style>
  <w:style w:type="character" w:customStyle="1" w:styleId="citation-flpages">
    <w:name w:val="citation-flpages"/>
    <w:basedOn w:val="a5"/>
    <w:rsid w:val="00442C55"/>
  </w:style>
  <w:style w:type="character" w:customStyle="1" w:styleId="1b">
    <w:name w:val="Нижний колонтитул Знак1"/>
    <w:rsid w:val="00CB4189"/>
    <w:rPr>
      <w:rFonts w:ascii="Arial" w:eastAsia="Times New Roman" w:hAnsi="Arial" w:cs="Times New Roman"/>
      <w:sz w:val="26"/>
      <w:szCs w:val="20"/>
    </w:rPr>
  </w:style>
  <w:style w:type="paragraph" w:customStyle="1" w:styleId="ui-helper-hidden-accessible">
    <w:name w:val="ui-helper-hidden-accessible"/>
    <w:basedOn w:val="a4"/>
    <w:rsid w:val="00CE084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character" w:customStyle="1" w:styleId="af0">
    <w:name w:val="Название объекта Знак"/>
    <w:aliases w:val="Caption Char Знак"/>
    <w:link w:val="af"/>
    <w:rsid w:val="00623CD0"/>
    <w:rPr>
      <w:b/>
      <w:sz w:val="24"/>
      <w:szCs w:val="24"/>
      <w:lang w:val="en-US" w:eastAsia="en-US"/>
    </w:rPr>
  </w:style>
  <w:style w:type="paragraph" w:customStyle="1" w:styleId="BayerBodytext">
    <w:name w:val="Bayer Body text"/>
    <w:basedOn w:val="a4"/>
    <w:link w:val="BayerBodytextZchn"/>
    <w:rsid w:val="00623CD0"/>
    <w:pPr>
      <w:spacing w:after="240" w:line="360" w:lineRule="auto"/>
      <w:ind w:left="907" w:firstLine="0"/>
      <w:jc w:val="left"/>
    </w:pPr>
    <w:rPr>
      <w:szCs w:val="20"/>
    </w:rPr>
  </w:style>
  <w:style w:type="character" w:customStyle="1" w:styleId="BayerBodytextZchn">
    <w:name w:val="Bayer Body text Zchn"/>
    <w:link w:val="BayerBodytext"/>
    <w:rsid w:val="00623CD0"/>
    <w:rPr>
      <w:sz w:val="24"/>
      <w:lang w:val="en-US" w:eastAsia="en-US"/>
    </w:rPr>
  </w:style>
  <w:style w:type="paragraph" w:customStyle="1" w:styleId="BodyText22">
    <w:name w:val="Body Text 22"/>
    <w:basedOn w:val="a4"/>
    <w:rsid w:val="006846B3"/>
    <w:pPr>
      <w:widowControl w:val="0"/>
      <w:spacing w:after="0"/>
      <w:ind w:firstLine="0"/>
      <w:jc w:val="left"/>
    </w:pPr>
    <w:rPr>
      <w:rFonts w:ascii="Courier New" w:hAnsi="Courier New"/>
      <w:snapToGrid w:val="0"/>
      <w:szCs w:val="20"/>
      <w:lang w:val="es-ES_tradnl" w:eastAsia="es-ES"/>
    </w:rPr>
  </w:style>
  <w:style w:type="character" w:customStyle="1" w:styleId="130">
    <w:name w:val="Заголовок 1 Знак3"/>
    <w:aliases w:val="(1.)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1 Знак1,Заголовок 1 Знак Знак Знак1"/>
    <w:rsid w:val="006846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t4">
    <w:name w:val="t4"/>
    <w:basedOn w:val="a5"/>
    <w:rsid w:val="006846B3"/>
  </w:style>
  <w:style w:type="paragraph" w:customStyle="1" w:styleId="afffff6">
    <w:name w:val="Îáû÷íûé"/>
    <w:rsid w:val="006846B3"/>
    <w:pPr>
      <w:widowControl w:val="0"/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character" w:customStyle="1" w:styleId="tw4winMark">
    <w:name w:val="tw4winMark"/>
    <w:rsid w:val="006846B3"/>
    <w:rPr>
      <w:rFonts w:ascii="Courier New" w:hAnsi="Courier New"/>
      <w:vanish/>
      <w:color w:val="800080"/>
      <w:sz w:val="24"/>
      <w:vertAlign w:val="subscript"/>
    </w:rPr>
  </w:style>
  <w:style w:type="paragraph" w:customStyle="1" w:styleId="1c">
    <w:name w:val="1"/>
    <w:basedOn w:val="a4"/>
    <w:rsid w:val="006846B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1d">
    <w:name w:val="Стиль1 Знак"/>
    <w:basedOn w:val="a4"/>
    <w:link w:val="1e"/>
    <w:rsid w:val="006846B3"/>
    <w:pPr>
      <w:autoSpaceDE w:val="0"/>
      <w:autoSpaceDN w:val="0"/>
      <w:adjustRightInd w:val="0"/>
      <w:spacing w:after="240"/>
      <w:ind w:firstLine="0"/>
      <w:jc w:val="left"/>
    </w:pPr>
    <w:rPr>
      <w:rFonts w:cs="Arial CYR"/>
      <w:lang w:val="ru-RU" w:eastAsia="ru-RU"/>
    </w:rPr>
  </w:style>
  <w:style w:type="character" w:customStyle="1" w:styleId="1e">
    <w:name w:val="Стиль1 Знак Знак"/>
    <w:link w:val="1d"/>
    <w:locked/>
    <w:rsid w:val="006846B3"/>
    <w:rPr>
      <w:rFonts w:cs="Arial CYR"/>
      <w:sz w:val="24"/>
      <w:szCs w:val="24"/>
    </w:rPr>
  </w:style>
  <w:style w:type="paragraph" w:customStyle="1" w:styleId="BMSBodyText">
    <w:name w:val="BMS Body Text"/>
    <w:rsid w:val="006846B3"/>
    <w:pPr>
      <w:spacing w:before="120" w:after="120" w:line="300" w:lineRule="auto"/>
      <w:jc w:val="both"/>
    </w:pPr>
    <w:rPr>
      <w:color w:val="000000"/>
      <w:sz w:val="24"/>
      <w:lang w:val="en-US"/>
    </w:rPr>
  </w:style>
  <w:style w:type="paragraph" w:customStyle="1" w:styleId="Style1">
    <w:name w:val="Style1"/>
    <w:basedOn w:val="1"/>
    <w:next w:val="a4"/>
    <w:autoRedefine/>
    <w:rsid w:val="006846B3"/>
    <w:pPr>
      <w:keepLines w:val="0"/>
      <w:numPr>
        <w:ilvl w:val="2"/>
        <w:numId w:val="37"/>
      </w:numPr>
      <w:tabs>
        <w:tab w:val="clear" w:pos="480"/>
      </w:tabs>
      <w:spacing w:after="120"/>
      <w:ind w:left="720"/>
    </w:pPr>
    <w:rPr>
      <w:caps w:val="0"/>
      <w:kern w:val="0"/>
      <w:sz w:val="28"/>
      <w:szCs w:val="28"/>
      <w:shd w:val="clear" w:color="auto" w:fill="auto"/>
      <w:lang w:val="ru-RU" w:eastAsia="ru-RU"/>
    </w:rPr>
  </w:style>
  <w:style w:type="paragraph" w:customStyle="1" w:styleId="StyleHeading2LatinTimesNewRomanComplexTimesNewRoma">
    <w:name w:val="Style Heading 2 + (Latin) Times New Roman (Complex) Times New Roma..."/>
    <w:basedOn w:val="20"/>
    <w:autoRedefine/>
    <w:rsid w:val="006846B3"/>
    <w:pPr>
      <w:numPr>
        <w:numId w:val="30"/>
      </w:numPr>
      <w:tabs>
        <w:tab w:val="clear" w:pos="709"/>
      </w:tabs>
      <w:autoSpaceDE/>
      <w:autoSpaceDN/>
      <w:adjustRightInd/>
      <w:jc w:val="left"/>
    </w:pPr>
    <w:rPr>
      <w:rFonts w:eastAsia="Times New Roman"/>
      <w:szCs w:val="24"/>
    </w:rPr>
  </w:style>
  <w:style w:type="paragraph" w:customStyle="1" w:styleId="StyleHeading2LatinTimesNewRomanComplexTimesNewRoma1">
    <w:name w:val="Style Heading 2 + (Latin) Times New Roman (Complex) Times New Roma...1"/>
    <w:basedOn w:val="20"/>
    <w:link w:val="StyleHeading2LatinTimesNewRomanComplexTimesNewRoma1CharChar"/>
    <w:autoRedefine/>
    <w:rsid w:val="006846B3"/>
    <w:pPr>
      <w:numPr>
        <w:numId w:val="14"/>
      </w:numPr>
      <w:tabs>
        <w:tab w:val="clear" w:pos="709"/>
      </w:tabs>
      <w:autoSpaceDE/>
      <w:autoSpaceDN/>
      <w:adjustRightInd/>
      <w:spacing w:after="120"/>
      <w:jc w:val="left"/>
    </w:pPr>
    <w:rPr>
      <w:rFonts w:ascii="Arial" w:eastAsia="Times New Roman" w:hAnsi="Arial" w:cs="Arial"/>
      <w:i/>
      <w:szCs w:val="24"/>
    </w:rPr>
  </w:style>
  <w:style w:type="character" w:customStyle="1" w:styleId="StyleHeading2LatinTimesNewRomanComplexTimesNewRoma1CharChar">
    <w:name w:val="Style Heading 2 + (Latin) Times New Roman (Complex) Times New Roma...1 Char Char"/>
    <w:link w:val="StyleHeading2LatinTimesNewRomanComplexTimesNewRoma1"/>
    <w:rsid w:val="006846B3"/>
    <w:rPr>
      <w:rFonts w:ascii="Arial" w:hAnsi="Arial" w:cs="Arial"/>
      <w:b/>
      <w:bCs/>
      <w:i/>
      <w:iCs/>
      <w:sz w:val="24"/>
      <w:szCs w:val="24"/>
    </w:rPr>
  </w:style>
  <w:style w:type="paragraph" w:customStyle="1" w:styleId="ZwischenzeileCharCharChar">
    <w:name w:val="Zwischenzeile Char Char Char"/>
    <w:basedOn w:val="a4"/>
    <w:link w:val="ZwischenzeileCharCharCharChar"/>
    <w:rsid w:val="006846B3"/>
    <w:pPr>
      <w:spacing w:after="0"/>
      <w:ind w:firstLine="0"/>
    </w:pPr>
    <w:rPr>
      <w:snapToGrid w:val="0"/>
      <w:sz w:val="16"/>
      <w:szCs w:val="16"/>
      <w:lang w:val="de-DE"/>
    </w:rPr>
  </w:style>
  <w:style w:type="character" w:customStyle="1" w:styleId="ZwischenzeileCharCharCharChar">
    <w:name w:val="Zwischenzeile Char Char Char Char"/>
    <w:link w:val="ZwischenzeileCharCharChar"/>
    <w:rsid w:val="006846B3"/>
    <w:rPr>
      <w:snapToGrid w:val="0"/>
      <w:sz w:val="16"/>
      <w:szCs w:val="16"/>
      <w:lang w:val="de-DE" w:eastAsia="en-US"/>
    </w:rPr>
  </w:style>
  <w:style w:type="paragraph" w:customStyle="1" w:styleId="ZwischenzeileChar">
    <w:name w:val="Zwischenzeile Char"/>
    <w:basedOn w:val="a4"/>
    <w:link w:val="ZwischenzeileCharChar"/>
    <w:rsid w:val="006846B3"/>
    <w:pPr>
      <w:spacing w:after="0"/>
      <w:ind w:firstLine="0"/>
    </w:pPr>
    <w:rPr>
      <w:rFonts w:ascii="Verdana" w:hAnsi="Verdana" w:cs="Arial"/>
      <w:snapToGrid w:val="0"/>
      <w:sz w:val="16"/>
      <w:szCs w:val="16"/>
      <w:lang w:val="de-DE"/>
    </w:rPr>
  </w:style>
  <w:style w:type="character" w:customStyle="1" w:styleId="ZwischenzeileCharChar">
    <w:name w:val="Zwischenzeile Char Char"/>
    <w:link w:val="ZwischenzeileChar"/>
    <w:rsid w:val="006846B3"/>
    <w:rPr>
      <w:rFonts w:ascii="Verdana" w:hAnsi="Verdana" w:cs="Arial"/>
      <w:snapToGrid w:val="0"/>
      <w:sz w:val="16"/>
      <w:szCs w:val="16"/>
      <w:lang w:val="de-DE" w:eastAsia="en-US"/>
    </w:rPr>
  </w:style>
  <w:style w:type="paragraph" w:customStyle="1" w:styleId="normalheading2">
    <w:name w:val="normalheading2"/>
    <w:basedOn w:val="a4"/>
    <w:rsid w:val="006846B3"/>
    <w:pPr>
      <w:spacing w:before="120" w:after="180"/>
      <w:ind w:left="1008" w:firstLine="0"/>
      <w:jc w:val="left"/>
    </w:pPr>
    <w:rPr>
      <w:sz w:val="22"/>
      <w:szCs w:val="22"/>
      <w:lang w:val="ru-RU" w:eastAsia="ru-RU"/>
    </w:rPr>
  </w:style>
  <w:style w:type="paragraph" w:customStyle="1" w:styleId="19TableEntries12pt">
    <w:name w:val="19Table Entries 12 pt"/>
    <w:rsid w:val="006846B3"/>
    <w:pPr>
      <w:keepNext/>
      <w:jc w:val="center"/>
    </w:pPr>
    <w:rPr>
      <w:rFonts w:eastAsia="MS Mincho"/>
      <w:sz w:val="24"/>
      <w:szCs w:val="24"/>
      <w:lang w:val="en-US" w:eastAsia="en-US"/>
    </w:rPr>
  </w:style>
  <w:style w:type="paragraph" w:customStyle="1" w:styleId="00Paragraph">
    <w:name w:val="00Paragraph"/>
    <w:link w:val="00Paragraph0"/>
    <w:rsid w:val="006846B3"/>
    <w:pPr>
      <w:spacing w:before="120" w:after="120" w:line="300" w:lineRule="atLeast"/>
    </w:pPr>
    <w:rPr>
      <w:rFonts w:eastAsia="MS Mincho"/>
      <w:sz w:val="24"/>
      <w:szCs w:val="24"/>
      <w:lang w:val="en-US" w:eastAsia="en-US"/>
    </w:rPr>
  </w:style>
  <w:style w:type="character" w:customStyle="1" w:styleId="00Paragraph0">
    <w:name w:val="00Paragraph Знак"/>
    <w:link w:val="00Paragraph"/>
    <w:locked/>
    <w:rsid w:val="006846B3"/>
    <w:rPr>
      <w:rFonts w:eastAsia="MS Mincho"/>
      <w:sz w:val="24"/>
      <w:szCs w:val="24"/>
      <w:lang w:val="en-US" w:eastAsia="en-US"/>
    </w:rPr>
  </w:style>
  <w:style w:type="paragraph" w:customStyle="1" w:styleId="afffff7">
    <w:name w:val="абзац протокола"/>
    <w:basedOn w:val="a4"/>
    <w:qFormat/>
    <w:rsid w:val="006846B3"/>
    <w:pPr>
      <w:spacing w:before="120"/>
      <w:ind w:firstLine="540"/>
    </w:pPr>
    <w:rPr>
      <w:lang w:val="ru-RU" w:eastAsia="ru-RU"/>
    </w:rPr>
  </w:style>
  <w:style w:type="character" w:customStyle="1" w:styleId="FontStyle71">
    <w:name w:val="Font Style71"/>
    <w:rsid w:val="006846B3"/>
    <w:rPr>
      <w:rFonts w:ascii="Times New Roman" w:hAnsi="Times New Roman" w:cs="Times New Roman"/>
      <w:b/>
      <w:bCs/>
      <w:i/>
      <w:iCs/>
      <w:sz w:val="20"/>
      <w:szCs w:val="20"/>
    </w:rPr>
  </w:style>
  <w:style w:type="paragraph" w:customStyle="1" w:styleId="1f">
    <w:name w:val="Основной1"/>
    <w:basedOn w:val="a4"/>
    <w:rsid w:val="006846B3"/>
    <w:pPr>
      <w:spacing w:after="0"/>
      <w:ind w:left="448" w:firstLine="14"/>
      <w:jc w:val="left"/>
    </w:pPr>
    <w:rPr>
      <w:rFonts w:ascii="Arial" w:hAnsi="Arial"/>
      <w:sz w:val="20"/>
      <w:lang w:val="ru-RU" w:eastAsia="ru-RU"/>
    </w:rPr>
  </w:style>
  <w:style w:type="paragraph" w:customStyle="1" w:styleId="1f0">
    <w:name w:val="Осн. текст Знак Знак Знак Знак Знак1"/>
    <w:basedOn w:val="a4"/>
    <w:rsid w:val="006846B3"/>
    <w:pPr>
      <w:overflowPunct w:val="0"/>
      <w:autoSpaceDE w:val="0"/>
      <w:autoSpaceDN w:val="0"/>
      <w:adjustRightInd w:val="0"/>
      <w:spacing w:after="0"/>
      <w:ind w:firstLine="425"/>
      <w:textAlignment w:val="baseline"/>
    </w:pPr>
    <w:rPr>
      <w:szCs w:val="20"/>
      <w:lang w:val="ru-RU" w:eastAsia="ru-RU"/>
    </w:rPr>
  </w:style>
  <w:style w:type="paragraph" w:customStyle="1" w:styleId="1f1">
    <w:name w:val="Осн. текст Знак Знак Знак Знак Знак1 Знак"/>
    <w:basedOn w:val="a4"/>
    <w:rsid w:val="006846B3"/>
    <w:pPr>
      <w:overflowPunct w:val="0"/>
      <w:autoSpaceDE w:val="0"/>
      <w:autoSpaceDN w:val="0"/>
      <w:adjustRightInd w:val="0"/>
      <w:spacing w:after="0"/>
      <w:ind w:firstLine="425"/>
      <w:textAlignment w:val="baseline"/>
    </w:pPr>
    <w:rPr>
      <w:szCs w:val="20"/>
      <w:lang w:val="ru-RU" w:eastAsia="ru-RU"/>
    </w:rPr>
  </w:style>
  <w:style w:type="paragraph" w:customStyle="1" w:styleId="1f2">
    <w:name w:val="Осн. текст Знак Знак Знак Знак Знак1 Знак Знак"/>
    <w:basedOn w:val="a4"/>
    <w:rsid w:val="006846B3"/>
    <w:pPr>
      <w:overflowPunct w:val="0"/>
      <w:autoSpaceDE w:val="0"/>
      <w:spacing w:after="0"/>
      <w:ind w:firstLine="425"/>
      <w:textAlignment w:val="baseline"/>
    </w:pPr>
    <w:rPr>
      <w:szCs w:val="20"/>
      <w:lang w:val="ru-RU" w:eastAsia="ar-SA"/>
    </w:rPr>
  </w:style>
  <w:style w:type="paragraph" w:customStyle="1" w:styleId="NormalHeading20">
    <w:name w:val="Normal Heading 2"/>
    <w:basedOn w:val="a4"/>
    <w:rsid w:val="006846B3"/>
    <w:pPr>
      <w:spacing w:before="120" w:after="180"/>
      <w:ind w:left="1008" w:firstLine="0"/>
      <w:jc w:val="left"/>
    </w:pPr>
    <w:rPr>
      <w:rFonts w:eastAsia="Calibri"/>
      <w:sz w:val="22"/>
      <w:szCs w:val="22"/>
    </w:rPr>
  </w:style>
  <w:style w:type="character" w:customStyle="1" w:styleId="FontStyle73">
    <w:name w:val="Font Style73"/>
    <w:rsid w:val="006846B3"/>
    <w:rPr>
      <w:rFonts w:ascii="Times New Roman" w:hAnsi="Times New Roman" w:cs="Times New Roman"/>
      <w:i/>
      <w:iCs/>
      <w:sz w:val="20"/>
      <w:szCs w:val="20"/>
    </w:rPr>
  </w:style>
  <w:style w:type="character" w:customStyle="1" w:styleId="1f3">
    <w:name w:val="Название книги1"/>
    <w:rsid w:val="006846B3"/>
    <w:rPr>
      <w:rFonts w:cs="Times New Roman"/>
      <w:b/>
      <w:bCs/>
      <w:smallCaps/>
      <w:spacing w:val="5"/>
    </w:rPr>
  </w:style>
  <w:style w:type="paragraph" w:customStyle="1" w:styleId="TitleHeaderPage">
    <w:name w:val="Title Header Page"/>
    <w:basedOn w:val="a4"/>
    <w:rsid w:val="006846B3"/>
    <w:pPr>
      <w:spacing w:after="240"/>
      <w:ind w:firstLine="0"/>
      <w:jc w:val="center"/>
    </w:pPr>
    <w:rPr>
      <w:caps/>
      <w:kern w:val="24"/>
      <w:szCs w:val="20"/>
    </w:rPr>
  </w:style>
  <w:style w:type="paragraph" w:customStyle="1" w:styleId="1f4">
    <w:name w:val="Название1"/>
    <w:basedOn w:val="a4"/>
    <w:next w:val="a4"/>
    <w:rsid w:val="006846B3"/>
    <w:pPr>
      <w:pageBreakBefore/>
      <w:spacing w:after="360"/>
      <w:ind w:firstLine="0"/>
      <w:jc w:val="center"/>
    </w:pPr>
    <w:rPr>
      <w:rFonts w:ascii="Arial" w:hAnsi="Arial"/>
      <w:b/>
      <w:sz w:val="22"/>
      <w:szCs w:val="20"/>
    </w:rPr>
  </w:style>
  <w:style w:type="paragraph" w:customStyle="1" w:styleId="-11">
    <w:name w:val="Цветной список - Акцент 11"/>
    <w:basedOn w:val="a4"/>
    <w:qFormat/>
    <w:rsid w:val="006846B3"/>
    <w:pPr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ru-RU"/>
    </w:rPr>
  </w:style>
  <w:style w:type="numbering" w:customStyle="1" w:styleId="Style2">
    <w:name w:val="Style2"/>
    <w:basedOn w:val="a7"/>
    <w:rsid w:val="006846B3"/>
    <w:pPr>
      <w:numPr>
        <w:numId w:val="31"/>
      </w:numPr>
    </w:pPr>
  </w:style>
  <w:style w:type="numbering" w:customStyle="1" w:styleId="Style3">
    <w:name w:val="Style3"/>
    <w:rsid w:val="006846B3"/>
    <w:pPr>
      <w:numPr>
        <w:numId w:val="33"/>
      </w:numPr>
    </w:pPr>
  </w:style>
  <w:style w:type="numbering" w:customStyle="1" w:styleId="Style4">
    <w:name w:val="Style4"/>
    <w:rsid w:val="006846B3"/>
    <w:pPr>
      <w:numPr>
        <w:numId w:val="34"/>
      </w:numPr>
    </w:pPr>
  </w:style>
  <w:style w:type="paragraph" w:customStyle="1" w:styleId="HeadingCentered">
    <w:name w:val="Heading Centered"/>
    <w:next w:val="af9"/>
    <w:rsid w:val="006846B3"/>
    <w:pPr>
      <w:keepNext/>
      <w:spacing w:before="360" w:after="360"/>
      <w:jc w:val="center"/>
    </w:pPr>
    <w:rPr>
      <w:b/>
      <w:caps/>
      <w:sz w:val="24"/>
      <w:lang w:val="en-US" w:eastAsia="en-US"/>
    </w:rPr>
  </w:style>
  <w:style w:type="paragraph" w:customStyle="1" w:styleId="Title-BoldCentered">
    <w:name w:val="Title - Bold Centered"/>
    <w:basedOn w:val="a4"/>
    <w:next w:val="af9"/>
    <w:rsid w:val="006846B3"/>
    <w:pPr>
      <w:keepNext/>
      <w:spacing w:after="360"/>
      <w:ind w:firstLine="0"/>
      <w:jc w:val="center"/>
    </w:pPr>
    <w:rPr>
      <w:b/>
      <w:kern w:val="24"/>
      <w:szCs w:val="20"/>
    </w:rPr>
  </w:style>
  <w:style w:type="paragraph" w:customStyle="1" w:styleId="ToCTitle0">
    <w:name w:val="ToC Title"/>
    <w:basedOn w:val="HeadingCentered"/>
    <w:next w:val="a4"/>
    <w:rsid w:val="006846B3"/>
    <w:pPr>
      <w:spacing w:before="0"/>
    </w:pPr>
  </w:style>
  <w:style w:type="paragraph" w:customStyle="1" w:styleId="Table">
    <w:name w:val="Table"/>
    <w:basedOn w:val="a4"/>
    <w:rsid w:val="006846B3"/>
    <w:pPr>
      <w:spacing w:after="0"/>
      <w:ind w:firstLine="0"/>
      <w:jc w:val="left"/>
    </w:pPr>
    <w:rPr>
      <w:kern w:val="24"/>
      <w:szCs w:val="20"/>
    </w:rPr>
  </w:style>
  <w:style w:type="paragraph" w:customStyle="1" w:styleId="Two-colTabs">
    <w:name w:val="Two-col Tabs"/>
    <w:basedOn w:val="a4"/>
    <w:rsid w:val="006846B3"/>
    <w:pPr>
      <w:tabs>
        <w:tab w:val="left" w:pos="4320"/>
      </w:tabs>
      <w:spacing w:after="0" w:line="360" w:lineRule="auto"/>
      <w:ind w:firstLine="0"/>
      <w:jc w:val="left"/>
    </w:pPr>
    <w:rPr>
      <w:noProof/>
      <w:kern w:val="24"/>
      <w:sz w:val="20"/>
      <w:szCs w:val="20"/>
    </w:rPr>
  </w:style>
  <w:style w:type="paragraph" w:customStyle="1" w:styleId="HeaderLandscape0">
    <w:name w:val="Header Landscape"/>
    <w:basedOn w:val="ab"/>
    <w:rsid w:val="006846B3"/>
    <w:pPr>
      <w:tabs>
        <w:tab w:val="clear" w:pos="4507"/>
        <w:tab w:val="clear" w:pos="9000"/>
        <w:tab w:val="center" w:pos="4320"/>
        <w:tab w:val="right" w:pos="11520"/>
      </w:tabs>
    </w:pPr>
    <w:rPr>
      <w:b/>
      <w:kern w:val="24"/>
    </w:rPr>
  </w:style>
  <w:style w:type="paragraph" w:customStyle="1" w:styleId="1f5">
    <w:name w:val="Знак1 Знак Знак Знак Знак Знак Знак Знак Знак"/>
    <w:basedOn w:val="a4"/>
    <w:rsid w:val="006846B3"/>
    <w:pPr>
      <w:spacing w:before="100" w:beforeAutospacing="1" w:after="100" w:afterAutospacing="1"/>
      <w:ind w:firstLine="0"/>
      <w:jc w:val="left"/>
    </w:pPr>
    <w:rPr>
      <w:rFonts w:ascii="Tahoma" w:hAnsi="Tahoma"/>
      <w:sz w:val="20"/>
      <w:szCs w:val="20"/>
    </w:rPr>
  </w:style>
  <w:style w:type="paragraph" w:customStyle="1" w:styleId="NienieEeo">
    <w:name w:val="NienieEeo"/>
    <w:basedOn w:val="a4"/>
    <w:rsid w:val="006846B3"/>
    <w:pPr>
      <w:overflowPunct w:val="0"/>
      <w:autoSpaceDE w:val="0"/>
      <w:autoSpaceDN w:val="0"/>
      <w:adjustRightInd w:val="0"/>
      <w:spacing w:after="0"/>
      <w:ind w:left="425" w:hanging="425"/>
      <w:textAlignment w:val="baseline"/>
    </w:pPr>
    <w:rPr>
      <w:szCs w:val="20"/>
      <w:lang w:val="ru-RU" w:eastAsia="ru-RU"/>
    </w:rPr>
  </w:style>
  <w:style w:type="paragraph" w:customStyle="1" w:styleId="a1">
    <w:name w:val="Вывод"/>
    <w:basedOn w:val="afffff3"/>
    <w:rsid w:val="006846B3"/>
    <w:pPr>
      <w:numPr>
        <w:numId w:val="35"/>
      </w:numPr>
    </w:pPr>
    <w:rPr>
      <w:sz w:val="24"/>
      <w:szCs w:val="24"/>
    </w:rPr>
  </w:style>
  <w:style w:type="paragraph" w:customStyle="1" w:styleId="afffff8">
    <w:name w:val="Вставка"/>
    <w:basedOn w:val="afffff3"/>
    <w:rsid w:val="006846B3"/>
    <w:pPr>
      <w:spacing w:line="240" w:lineRule="auto"/>
    </w:pPr>
    <w:rPr>
      <w:b/>
      <w:sz w:val="12"/>
      <w:szCs w:val="24"/>
    </w:rPr>
  </w:style>
  <w:style w:type="paragraph" w:customStyle="1" w:styleId="afffff9">
    <w:name w:val="Таб. название"/>
    <w:basedOn w:val="a4"/>
    <w:rsid w:val="006846B3"/>
    <w:pPr>
      <w:keepNext/>
      <w:suppressAutoHyphens/>
      <w:spacing w:after="240"/>
      <w:ind w:firstLine="0"/>
      <w:jc w:val="center"/>
    </w:pPr>
    <w:rPr>
      <w:b/>
      <w:i/>
      <w:lang w:val="ru-RU" w:eastAsia="ru-RU"/>
    </w:rPr>
  </w:style>
  <w:style w:type="character" w:customStyle="1" w:styleId="CharChar10">
    <w:name w:val="Char Char10"/>
    <w:rsid w:val="006846B3"/>
    <w:rPr>
      <w:rFonts w:ascii="Cambria" w:eastAsia="Times New Roman" w:hAnsi="Cambria" w:cs="Times New Roman"/>
      <w:b/>
      <w:bCs/>
      <w:snapToGrid w:val="0"/>
      <w:color w:val="000000"/>
      <w:kern w:val="32"/>
      <w:sz w:val="32"/>
      <w:szCs w:val="32"/>
      <w:lang w:val="en-US"/>
    </w:rPr>
  </w:style>
  <w:style w:type="paragraph" w:customStyle="1" w:styleId="opispole">
    <w:name w:val="opis_pole"/>
    <w:basedOn w:val="a4"/>
    <w:rsid w:val="006846B3"/>
    <w:pPr>
      <w:spacing w:before="100" w:beforeAutospacing="1" w:after="100" w:afterAutospacing="1"/>
      <w:ind w:firstLine="0"/>
      <w:jc w:val="left"/>
    </w:pPr>
  </w:style>
  <w:style w:type="character" w:customStyle="1" w:styleId="apple-style-span">
    <w:name w:val="apple-style-span"/>
    <w:basedOn w:val="a5"/>
    <w:rsid w:val="006846B3"/>
  </w:style>
  <w:style w:type="paragraph" w:customStyle="1" w:styleId="---">
    <w:name w:val="первая-строка-с-отступом"/>
    <w:basedOn w:val="a4"/>
    <w:rsid w:val="006846B3"/>
    <w:pPr>
      <w:spacing w:before="100" w:beforeAutospacing="1" w:after="100" w:afterAutospacing="1"/>
      <w:ind w:firstLine="0"/>
      <w:jc w:val="left"/>
    </w:pPr>
  </w:style>
  <w:style w:type="paragraph" w:customStyle="1" w:styleId="-12">
    <w:name w:val="Цветной список - Акцент 12"/>
    <w:basedOn w:val="a4"/>
    <w:rsid w:val="006846B3"/>
    <w:pPr>
      <w:spacing w:before="240" w:after="200" w:line="276" w:lineRule="auto"/>
      <w:ind w:firstLine="0"/>
    </w:pPr>
    <w:rPr>
      <w:lang w:eastAsia="fr-FR"/>
    </w:rPr>
  </w:style>
  <w:style w:type="character" w:customStyle="1" w:styleId="Heading1Char">
    <w:name w:val="Heading 1 Char"/>
    <w:locked/>
    <w:rsid w:val="006846B3"/>
    <w:rPr>
      <w:rFonts w:ascii="Cambria" w:hAnsi="Cambria" w:cs="Times New Roman"/>
      <w:b/>
      <w:bCs/>
      <w:kern w:val="32"/>
      <w:sz w:val="32"/>
      <w:szCs w:val="32"/>
      <w:lang w:val="en-US" w:eastAsia="en-US"/>
    </w:rPr>
  </w:style>
  <w:style w:type="paragraph" w:customStyle="1" w:styleId="a3">
    <w:name w:val="Лит. список"/>
    <w:basedOn w:val="afffff3"/>
    <w:rsid w:val="006846B3"/>
    <w:pPr>
      <w:numPr>
        <w:numId w:val="36"/>
      </w:numPr>
    </w:pPr>
    <w:rPr>
      <w:sz w:val="24"/>
      <w:szCs w:val="24"/>
    </w:rPr>
  </w:style>
  <w:style w:type="paragraph" w:customStyle="1" w:styleId="prepupack">
    <w:name w:val="prepupack"/>
    <w:basedOn w:val="a4"/>
    <w:rsid w:val="006846B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bullet0">
    <w:name w:val="bullet"/>
    <w:basedOn w:val="a4"/>
    <w:rsid w:val="006846B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1f6">
    <w:name w:val="Стиль1"/>
    <w:basedOn w:val="1"/>
    <w:link w:val="110"/>
    <w:qFormat/>
    <w:rsid w:val="006846B3"/>
    <w:pPr>
      <w:keepLines w:val="0"/>
      <w:numPr>
        <w:numId w:val="0"/>
      </w:numPr>
      <w:tabs>
        <w:tab w:val="clear" w:pos="480"/>
        <w:tab w:val="num" w:pos="2160"/>
      </w:tabs>
      <w:spacing w:after="120"/>
      <w:ind w:left="2160" w:hanging="2160"/>
      <w:jc w:val="left"/>
    </w:pPr>
    <w:rPr>
      <w:caps w:val="0"/>
      <w:kern w:val="0"/>
      <w:shd w:val="clear" w:color="auto" w:fill="auto"/>
      <w:lang w:val="ru-RU" w:eastAsia="ru-RU"/>
    </w:rPr>
  </w:style>
  <w:style w:type="paragraph" w:customStyle="1" w:styleId="1f7">
    <w:name w:val="Заголовок1"/>
    <w:basedOn w:val="1f6"/>
    <w:link w:val="1f8"/>
    <w:qFormat/>
    <w:rsid w:val="006846B3"/>
    <w:pPr>
      <w:jc w:val="both"/>
    </w:pPr>
    <w:rPr>
      <w:caps/>
    </w:rPr>
  </w:style>
  <w:style w:type="character" w:customStyle="1" w:styleId="110">
    <w:name w:val="Стиль1 Знак1"/>
    <w:basedOn w:val="130"/>
    <w:link w:val="1f6"/>
    <w:rsid w:val="006846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22">
    <w:name w:val="Заголовок2"/>
    <w:basedOn w:val="20"/>
    <w:link w:val="2f6"/>
    <w:qFormat/>
    <w:rsid w:val="006846B3"/>
    <w:pPr>
      <w:numPr>
        <w:numId w:val="32"/>
      </w:numPr>
      <w:tabs>
        <w:tab w:val="clear" w:pos="709"/>
      </w:tabs>
      <w:autoSpaceDE/>
      <w:autoSpaceDN/>
      <w:adjustRightInd/>
      <w:spacing w:before="0" w:after="120"/>
      <w:ind w:left="0" w:firstLine="426"/>
    </w:pPr>
    <w:rPr>
      <w:szCs w:val="24"/>
    </w:rPr>
  </w:style>
  <w:style w:type="character" w:customStyle="1" w:styleId="1f8">
    <w:name w:val="Заголовок1 Знак"/>
    <w:basedOn w:val="110"/>
    <w:link w:val="1f7"/>
    <w:rsid w:val="006846B3"/>
    <w:rPr>
      <w:rFonts w:ascii="Times New Roman" w:eastAsia="Times New Roman" w:hAnsi="Times New Roman" w:cs="Times New Roman"/>
      <w:b/>
      <w:bCs/>
      <w:caps/>
      <w:sz w:val="24"/>
      <w:szCs w:val="24"/>
      <w:lang w:eastAsia="ru-RU"/>
    </w:rPr>
  </w:style>
  <w:style w:type="character" w:customStyle="1" w:styleId="2f6">
    <w:name w:val="Заголовок2 Знак"/>
    <w:basedOn w:val="23"/>
    <w:link w:val="22"/>
    <w:rsid w:val="006846B3"/>
    <w:rPr>
      <w:rFonts w:eastAsia="TTE12574B0t00"/>
      <w:b/>
      <w:bCs/>
      <w:iCs/>
      <w:sz w:val="24"/>
      <w:szCs w:val="24"/>
    </w:rPr>
  </w:style>
  <w:style w:type="character" w:customStyle="1" w:styleId="Title10">
    <w:name w:val="Title1 Знак"/>
    <w:basedOn w:val="1f8"/>
    <w:link w:val="Title1"/>
    <w:rsid w:val="006846B3"/>
    <w:rPr>
      <w:rFonts w:ascii="Times New Roman" w:eastAsia="Times New Roman" w:hAnsi="Times New Roman" w:cs="Times New Roman"/>
      <w:b/>
      <w:bCs/>
      <w:caps/>
      <w:sz w:val="24"/>
      <w:szCs w:val="24"/>
      <w:lang w:eastAsia="ru-RU"/>
    </w:rPr>
  </w:style>
  <w:style w:type="numbering" w:customStyle="1" w:styleId="1f9">
    <w:name w:val="Нет списка1"/>
    <w:next w:val="a7"/>
    <w:uiPriority w:val="99"/>
    <w:semiHidden/>
    <w:unhideWhenUsed/>
    <w:rsid w:val="006846B3"/>
  </w:style>
  <w:style w:type="numbering" w:customStyle="1" w:styleId="1111111">
    <w:name w:val="1 / 1.1 / 1.1.11"/>
    <w:basedOn w:val="a7"/>
    <w:next w:val="111111"/>
    <w:semiHidden/>
    <w:rsid w:val="006846B3"/>
    <w:pPr>
      <w:numPr>
        <w:numId w:val="12"/>
      </w:numPr>
    </w:pPr>
  </w:style>
  <w:style w:type="paragraph" w:customStyle="1" w:styleId="opisdvxn">
    <w:name w:val="opis_dv_xn"/>
    <w:basedOn w:val="a4"/>
    <w:rsid w:val="006846B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BayerTableColumnHeadings">
    <w:name w:val="Bayer Table Column Headings"/>
    <w:basedOn w:val="a4"/>
    <w:rsid w:val="006846B3"/>
    <w:pPr>
      <w:keepNext/>
      <w:widowControl w:val="0"/>
      <w:spacing w:after="0"/>
      <w:ind w:firstLine="0"/>
      <w:jc w:val="center"/>
    </w:pPr>
    <w:rPr>
      <w:rFonts w:ascii="Arial" w:hAnsi="Arial"/>
      <w:sz w:val="20"/>
      <w:szCs w:val="20"/>
    </w:rPr>
  </w:style>
  <w:style w:type="paragraph" w:customStyle="1" w:styleId="BayerTableFootnote">
    <w:name w:val="Bayer Table Footnote"/>
    <w:basedOn w:val="a4"/>
    <w:rsid w:val="006846B3"/>
    <w:pPr>
      <w:keepNext/>
      <w:widowControl w:val="0"/>
      <w:spacing w:after="0"/>
      <w:ind w:left="360" w:hanging="360"/>
      <w:jc w:val="left"/>
    </w:pPr>
    <w:rPr>
      <w:rFonts w:ascii="Arial" w:hAnsi="Arial"/>
      <w:sz w:val="20"/>
      <w:szCs w:val="20"/>
    </w:rPr>
  </w:style>
  <w:style w:type="paragraph" w:customStyle="1" w:styleId="BayerTableRowHeadings">
    <w:name w:val="Bayer Table Row Headings"/>
    <w:basedOn w:val="a4"/>
    <w:semiHidden/>
    <w:rsid w:val="006846B3"/>
    <w:pPr>
      <w:keepNext/>
      <w:widowControl w:val="0"/>
      <w:spacing w:after="0"/>
      <w:ind w:firstLine="0"/>
      <w:jc w:val="left"/>
    </w:pPr>
    <w:rPr>
      <w:rFonts w:ascii="Arial" w:hAnsi="Arial"/>
      <w:sz w:val="20"/>
      <w:szCs w:val="20"/>
    </w:rPr>
  </w:style>
  <w:style w:type="paragraph" w:customStyle="1" w:styleId="BayerTableStyleLeftJustified">
    <w:name w:val="Bayer TableStyle Left Justified"/>
    <w:basedOn w:val="a4"/>
    <w:semiHidden/>
    <w:rsid w:val="006846B3"/>
    <w:pPr>
      <w:keepNext/>
      <w:widowControl w:val="0"/>
      <w:spacing w:after="0"/>
      <w:ind w:firstLine="0"/>
      <w:jc w:val="left"/>
    </w:pPr>
    <w:rPr>
      <w:rFonts w:ascii="Arial" w:hAnsi="Arial"/>
      <w:sz w:val="20"/>
      <w:szCs w:val="20"/>
    </w:rPr>
  </w:style>
  <w:style w:type="paragraph" w:customStyle="1" w:styleId="BulletBayerBodyText">
    <w:name w:val="Bullet Bayer Body Text"/>
    <w:basedOn w:val="BayerBodytext"/>
    <w:rsid w:val="006846B3"/>
    <w:pPr>
      <w:numPr>
        <w:numId w:val="38"/>
      </w:numPr>
      <w:spacing w:after="120"/>
    </w:pPr>
  </w:style>
  <w:style w:type="character" w:styleId="afffffa">
    <w:name w:val="Placeholder Text"/>
    <w:basedOn w:val="a5"/>
    <w:uiPriority w:val="99"/>
    <w:semiHidden/>
    <w:rsid w:val="006846B3"/>
    <w:rPr>
      <w:color w:val="808080"/>
    </w:rPr>
  </w:style>
  <w:style w:type="paragraph" w:customStyle="1" w:styleId="BodyText12">
    <w:name w:val="BodyText12"/>
    <w:link w:val="BodyText12Char"/>
    <w:qFormat/>
    <w:rsid w:val="006846B3"/>
    <w:pPr>
      <w:spacing w:after="200" w:line="300" w:lineRule="auto"/>
      <w:jc w:val="both"/>
    </w:pPr>
    <w:rPr>
      <w:sz w:val="24"/>
      <w:lang w:val="en-US" w:eastAsia="en-US"/>
    </w:rPr>
  </w:style>
  <w:style w:type="character" w:customStyle="1" w:styleId="BodyText12Char">
    <w:name w:val="BodyText12 Char"/>
    <w:basedOn w:val="a5"/>
    <w:link w:val="BodyText12"/>
    <w:locked/>
    <w:rsid w:val="006846B3"/>
    <w:rPr>
      <w:sz w:val="24"/>
      <w:lang w:val="en-US" w:eastAsia="en-US"/>
    </w:rPr>
  </w:style>
  <w:style w:type="paragraph" w:customStyle="1" w:styleId="Blank">
    <w:name w:val="Blank"/>
    <w:rsid w:val="006846B3"/>
    <w:rPr>
      <w:lang w:val="en-US" w:eastAsia="en-US"/>
    </w:rPr>
  </w:style>
  <w:style w:type="character" w:customStyle="1" w:styleId="Headerorfooter">
    <w:name w:val="Header or footer_"/>
    <w:link w:val="Headerorfooter0"/>
    <w:rsid w:val="006846B3"/>
    <w:rPr>
      <w:shd w:val="clear" w:color="auto" w:fill="FFFFFF"/>
    </w:rPr>
  </w:style>
  <w:style w:type="paragraph" w:customStyle="1" w:styleId="Headerorfooter0">
    <w:name w:val="Header or footer"/>
    <w:basedOn w:val="a4"/>
    <w:link w:val="Headerorfooter"/>
    <w:rsid w:val="006846B3"/>
    <w:pPr>
      <w:shd w:val="clear" w:color="auto" w:fill="FFFFFF"/>
      <w:spacing w:after="0"/>
      <w:ind w:firstLine="0"/>
      <w:jc w:val="left"/>
    </w:pPr>
    <w:rPr>
      <w:sz w:val="20"/>
      <w:szCs w:val="20"/>
      <w:lang w:val="ru-RU" w:eastAsia="ru-RU"/>
    </w:rPr>
  </w:style>
  <w:style w:type="character" w:customStyle="1" w:styleId="HeaderorfooterArial7pt">
    <w:name w:val="Header or footer + Arial;7 pt"/>
    <w:rsid w:val="006846B3"/>
    <w:rPr>
      <w:rFonts w:ascii="Arial" w:eastAsia="Arial" w:hAnsi="Arial" w:cs="Arial"/>
      <w:spacing w:val="0"/>
      <w:sz w:val="14"/>
      <w:szCs w:val="14"/>
      <w:shd w:val="clear" w:color="auto" w:fill="FFFFFF"/>
    </w:rPr>
  </w:style>
  <w:style w:type="character" w:customStyle="1" w:styleId="Headerorfooter95pt">
    <w:name w:val="Header or footer + 9;5 pt"/>
    <w:rsid w:val="006846B3"/>
    <w:rPr>
      <w:rFonts w:ascii="Times New Roman" w:eastAsia="Times New Roman" w:hAnsi="Times New Roman" w:cs="Times New Roman"/>
      <w:spacing w:val="0"/>
      <w:sz w:val="19"/>
      <w:szCs w:val="19"/>
      <w:shd w:val="clear" w:color="auto" w:fill="FFFFFF"/>
    </w:rPr>
  </w:style>
  <w:style w:type="character" w:customStyle="1" w:styleId="Bodytext">
    <w:name w:val="Body text_"/>
    <w:link w:val="510"/>
    <w:rsid w:val="006846B3"/>
    <w:rPr>
      <w:sz w:val="23"/>
      <w:szCs w:val="23"/>
      <w:shd w:val="clear" w:color="auto" w:fill="FFFFFF"/>
    </w:rPr>
  </w:style>
  <w:style w:type="paragraph" w:customStyle="1" w:styleId="510">
    <w:name w:val="Основной текст51"/>
    <w:basedOn w:val="a4"/>
    <w:link w:val="Bodytext"/>
    <w:rsid w:val="006846B3"/>
    <w:pPr>
      <w:shd w:val="clear" w:color="auto" w:fill="FFFFFF"/>
      <w:spacing w:before="120" w:line="274" w:lineRule="exact"/>
      <w:ind w:hanging="360"/>
      <w:jc w:val="left"/>
    </w:pPr>
    <w:rPr>
      <w:sz w:val="23"/>
      <w:szCs w:val="23"/>
      <w:lang w:val="ru-RU" w:eastAsia="ru-RU"/>
    </w:rPr>
  </w:style>
  <w:style w:type="paragraph" w:customStyle="1" w:styleId="tablefootnote0">
    <w:name w:val="table_footnote"/>
    <w:basedOn w:val="a4"/>
    <w:rsid w:val="006D63C8"/>
    <w:pPr>
      <w:tabs>
        <w:tab w:val="left" w:pos="288"/>
        <w:tab w:val="left" w:pos="1080"/>
      </w:tabs>
      <w:spacing w:after="0"/>
      <w:ind w:firstLine="0"/>
      <w:jc w:val="left"/>
    </w:pPr>
    <w:rPr>
      <w:i/>
      <w:iCs/>
      <w:sz w:val="20"/>
      <w:szCs w:val="20"/>
    </w:rPr>
  </w:style>
  <w:style w:type="paragraph" w:customStyle="1" w:styleId="3f1">
    <w:name w:val="Основной3"/>
    <w:basedOn w:val="a4"/>
    <w:rsid w:val="00E479B0"/>
    <w:pPr>
      <w:spacing w:after="240"/>
      <w:ind w:left="1915" w:firstLine="0"/>
    </w:pPr>
    <w:rPr>
      <w:rFonts w:ascii="Arial" w:hAnsi="Arial"/>
      <w:sz w:val="20"/>
      <w:szCs w:val="20"/>
      <w:lang w:val="ru-RU"/>
    </w:rPr>
  </w:style>
  <w:style w:type="character" w:customStyle="1" w:styleId="afffff">
    <w:name w:val="Абзац списка Знак"/>
    <w:link w:val="affffe"/>
    <w:uiPriority w:val="34"/>
    <w:rsid w:val="000E1F5A"/>
    <w:rPr>
      <w:rFonts w:ascii="Calibri" w:eastAsia="Calibri" w:hAnsi="Calibri"/>
      <w:sz w:val="22"/>
      <w:szCs w:val="22"/>
      <w:lang w:eastAsia="en-US"/>
    </w:rPr>
  </w:style>
  <w:style w:type="paragraph" w:customStyle="1" w:styleId="Pa3">
    <w:name w:val="Pa3"/>
    <w:basedOn w:val="Default0"/>
    <w:next w:val="Default0"/>
    <w:uiPriority w:val="99"/>
    <w:rsid w:val="001C5B77"/>
    <w:pPr>
      <w:spacing w:line="181" w:lineRule="atLeast"/>
    </w:pPr>
    <w:rPr>
      <w:rFonts w:ascii="FreeSetC" w:hAnsi="FreeSetC"/>
      <w:color w:val="auto"/>
      <w:lang w:val="ru-RU" w:eastAsia="ru-RU"/>
    </w:rPr>
  </w:style>
  <w:style w:type="table" w:customStyle="1" w:styleId="1fa">
    <w:name w:val="Сетка таблицы1"/>
    <w:basedOn w:val="a6"/>
    <w:next w:val="af5"/>
    <w:uiPriority w:val="59"/>
    <w:rsid w:val="0092254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num">
    <w:name w:val="list:num"/>
    <w:basedOn w:val="a4"/>
    <w:rsid w:val="007756B3"/>
    <w:pPr>
      <w:numPr>
        <w:numId w:val="45"/>
      </w:numPr>
    </w:pPr>
    <w:rPr>
      <w:lang w:val="en-GB"/>
    </w:rPr>
  </w:style>
  <w:style w:type="character" w:customStyle="1" w:styleId="UnresolvedMention1">
    <w:name w:val="Unresolved Mention1"/>
    <w:basedOn w:val="a5"/>
    <w:uiPriority w:val="99"/>
    <w:semiHidden/>
    <w:unhideWhenUsed/>
    <w:rsid w:val="002B3296"/>
    <w:rPr>
      <w:color w:val="605E5C"/>
      <w:shd w:val="clear" w:color="auto" w:fill="E1DFDD"/>
    </w:rPr>
  </w:style>
  <w:style w:type="character" w:customStyle="1" w:styleId="2f7">
    <w:name w:val="Название2"/>
    <w:basedOn w:val="a5"/>
    <w:rsid w:val="00761142"/>
  </w:style>
  <w:style w:type="character" w:customStyle="1" w:styleId="number">
    <w:name w:val="number"/>
    <w:basedOn w:val="a5"/>
    <w:rsid w:val="00761142"/>
  </w:style>
  <w:style w:type="character" w:customStyle="1" w:styleId="2f8">
    <w:name w:val="Основной текст (2)_"/>
    <w:basedOn w:val="a5"/>
    <w:link w:val="2f9"/>
    <w:rsid w:val="00132BA6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f9">
    <w:name w:val="Основной текст (2)"/>
    <w:basedOn w:val="a4"/>
    <w:link w:val="2f8"/>
    <w:rsid w:val="00132BA6"/>
    <w:pPr>
      <w:widowControl w:val="0"/>
      <w:shd w:val="clear" w:color="auto" w:fill="FFFFFF"/>
      <w:spacing w:before="200" w:after="0" w:line="230" w:lineRule="exact"/>
      <w:ind w:hanging="600"/>
      <w:jc w:val="left"/>
    </w:pPr>
    <w:rPr>
      <w:rFonts w:ascii="Arial" w:eastAsia="Arial" w:hAnsi="Arial" w:cs="Arial"/>
      <w:sz w:val="18"/>
      <w:szCs w:val="18"/>
      <w:lang w:val="ru-RU" w:eastAsia="ru-RU"/>
    </w:rPr>
  </w:style>
  <w:style w:type="character" w:customStyle="1" w:styleId="afffffb">
    <w:name w:val="Подпись к таблице_"/>
    <w:basedOn w:val="a5"/>
    <w:link w:val="afffffc"/>
    <w:rsid w:val="00132BA6"/>
    <w:rPr>
      <w:rFonts w:ascii="Arial" w:eastAsia="Arial" w:hAnsi="Arial" w:cs="Arial"/>
      <w:sz w:val="18"/>
      <w:szCs w:val="18"/>
      <w:shd w:val="clear" w:color="auto" w:fill="FFFFFF"/>
    </w:rPr>
  </w:style>
  <w:style w:type="character" w:customStyle="1" w:styleId="285pt">
    <w:name w:val="Основной текст (2) + 8;5 pt;Полужирный"/>
    <w:basedOn w:val="2f8"/>
    <w:rsid w:val="00132BA6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paragraph" w:customStyle="1" w:styleId="afffffc">
    <w:name w:val="Подпись к таблице"/>
    <w:basedOn w:val="a4"/>
    <w:link w:val="afffffb"/>
    <w:rsid w:val="00132BA6"/>
    <w:pPr>
      <w:widowControl w:val="0"/>
      <w:shd w:val="clear" w:color="auto" w:fill="FFFFFF"/>
      <w:spacing w:after="0" w:line="200" w:lineRule="exact"/>
      <w:ind w:firstLine="0"/>
    </w:pPr>
    <w:rPr>
      <w:rFonts w:ascii="Arial" w:eastAsia="Arial" w:hAnsi="Arial" w:cs="Arial"/>
      <w:sz w:val="18"/>
      <w:szCs w:val="18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qFormat="1"/>
    <w:lsdException w:name="table of figures" w:uiPriority="99"/>
    <w:lsdException w:name="footnote reference" w:uiPriority="99"/>
    <w:lsdException w:name="annotation reference" w:uiPriority="99"/>
    <w:lsdException w:name="page numb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Table Grid" w:uiPriority="3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4">
    <w:name w:val="Normal"/>
    <w:qFormat/>
    <w:rsid w:val="00FF1E86"/>
    <w:pPr>
      <w:spacing w:after="120"/>
      <w:ind w:firstLine="397"/>
      <w:jc w:val="both"/>
    </w:pPr>
    <w:rPr>
      <w:sz w:val="24"/>
      <w:szCs w:val="24"/>
      <w:lang w:val="en-US" w:eastAsia="en-US"/>
    </w:rPr>
  </w:style>
  <w:style w:type="paragraph" w:styleId="1">
    <w:name w:val="heading 1"/>
    <w:aliases w:val="@Lev1,h1,IG-Head1,Заголовок 1-2,(1.),Заголовок 1 Знак2,Заголовок 1 Знак1 Знак,Заголовок 1 Знак Знак Знак,Назаренко1 Знак Знак Знак,Заголовок 1 Знак Знак1,Назаренко1 Знак Знак1,Заголовок 1 Знак1,Заголовок 1 Знак Знак,Назаренко1 Знак Знак,@Le"/>
    <w:basedOn w:val="a4"/>
    <w:next w:val="Paragraph"/>
    <w:link w:val="10"/>
    <w:qFormat/>
    <w:rsid w:val="00DC38BB"/>
    <w:pPr>
      <w:keepNext/>
      <w:keepLines/>
      <w:numPr>
        <w:numId w:val="21"/>
      </w:numPr>
      <w:tabs>
        <w:tab w:val="left" w:pos="480"/>
      </w:tabs>
      <w:spacing w:after="240"/>
      <w:ind w:left="877"/>
      <w:outlineLvl w:val="0"/>
    </w:pPr>
    <w:rPr>
      <w:b/>
      <w:bCs/>
      <w:caps/>
      <w:kern w:val="32"/>
      <w:shd w:val="clear" w:color="auto" w:fill="FFFFFF"/>
    </w:rPr>
  </w:style>
  <w:style w:type="paragraph" w:styleId="20">
    <w:name w:val="heading 2"/>
    <w:aliases w:val="@Lev2,Heading two,(1.1),Назаренко2"/>
    <w:next w:val="Paragraph"/>
    <w:link w:val="23"/>
    <w:qFormat/>
    <w:rsid w:val="00DE537B"/>
    <w:pPr>
      <w:keepNext/>
      <w:numPr>
        <w:ilvl w:val="1"/>
        <w:numId w:val="21"/>
      </w:numPr>
      <w:tabs>
        <w:tab w:val="left" w:pos="709"/>
      </w:tabs>
      <w:autoSpaceDE w:val="0"/>
      <w:autoSpaceDN w:val="0"/>
      <w:adjustRightInd w:val="0"/>
      <w:spacing w:before="240" w:after="60"/>
      <w:jc w:val="both"/>
      <w:outlineLvl w:val="1"/>
    </w:pPr>
    <w:rPr>
      <w:rFonts w:eastAsia="TTE12574B0t00"/>
      <w:b/>
      <w:bCs/>
      <w:iCs/>
      <w:sz w:val="24"/>
      <w:szCs w:val="28"/>
    </w:rPr>
  </w:style>
  <w:style w:type="paragraph" w:styleId="3">
    <w:name w:val="heading 3"/>
    <w:aliases w:val="Заголовок 3 Знак1,Заголовок 3 Знак Знак Знак Знак Знак1,(1.1.1),Заголовок 3 Знак Знак Знак,Заголовок 3 Знак Знак Знак Знак,Назаренко3,Назаренко3 Знак,Заголовок 3 Знак Знак Знак Знак Знак Знак Знак,Назаренко3 Знак Знак Знак"/>
    <w:next w:val="Paragraph"/>
    <w:link w:val="32"/>
    <w:qFormat/>
    <w:rsid w:val="00DE537B"/>
    <w:pPr>
      <w:keepNext/>
      <w:keepLines/>
      <w:numPr>
        <w:ilvl w:val="2"/>
        <w:numId w:val="21"/>
      </w:numPr>
      <w:tabs>
        <w:tab w:val="left" w:pos="709"/>
      </w:tabs>
      <w:spacing w:before="240" w:after="240"/>
      <w:outlineLvl w:val="2"/>
    </w:pPr>
    <w:rPr>
      <w:b/>
      <w:bCs/>
      <w:sz w:val="24"/>
      <w:szCs w:val="24"/>
    </w:rPr>
  </w:style>
  <w:style w:type="paragraph" w:styleId="4">
    <w:name w:val="heading 4"/>
    <w:aliases w:val="(1.1.1.1),Таблица,Заголовок 4 Знак1,Заголовок 4 Знак Знак,Заголовок 4 Знак Знак Знак Знак"/>
    <w:next w:val="Paragraph"/>
    <w:link w:val="40"/>
    <w:qFormat/>
    <w:rsid w:val="00DC38BB"/>
    <w:pPr>
      <w:keepLines/>
      <w:numPr>
        <w:ilvl w:val="3"/>
        <w:numId w:val="21"/>
      </w:numPr>
      <w:tabs>
        <w:tab w:val="left" w:pos="1200"/>
      </w:tabs>
      <w:spacing w:after="240"/>
      <w:outlineLvl w:val="3"/>
    </w:pPr>
    <w:rPr>
      <w:bCs/>
      <w:sz w:val="24"/>
      <w:szCs w:val="24"/>
    </w:rPr>
  </w:style>
  <w:style w:type="paragraph" w:styleId="5">
    <w:name w:val="heading 5"/>
    <w:aliases w:val="DO NOT USE, DO NOT USE"/>
    <w:next w:val="Paragraph"/>
    <w:link w:val="50"/>
    <w:qFormat/>
    <w:rsid w:val="00D817AA"/>
    <w:pPr>
      <w:keepNext/>
      <w:keepLines/>
      <w:numPr>
        <w:ilvl w:val="4"/>
        <w:numId w:val="15"/>
      </w:numPr>
      <w:spacing w:after="240"/>
      <w:outlineLvl w:val="4"/>
    </w:pPr>
    <w:rPr>
      <w:rFonts w:ascii="Arial" w:hAnsi="Arial"/>
      <w:b/>
      <w:bCs/>
      <w:iCs/>
      <w:smallCaps/>
      <w:sz w:val="22"/>
      <w:szCs w:val="22"/>
    </w:rPr>
  </w:style>
  <w:style w:type="paragraph" w:styleId="6">
    <w:name w:val="heading 6"/>
    <w:next w:val="Paragraph"/>
    <w:link w:val="60"/>
    <w:qFormat/>
    <w:rsid w:val="00D817AA"/>
    <w:pPr>
      <w:keepNext/>
      <w:keepLines/>
      <w:numPr>
        <w:ilvl w:val="5"/>
        <w:numId w:val="15"/>
      </w:numPr>
      <w:spacing w:after="240"/>
      <w:outlineLvl w:val="5"/>
    </w:pPr>
    <w:rPr>
      <w:rFonts w:ascii="Arial" w:hAnsi="Arial"/>
      <w:b/>
      <w:bCs/>
      <w:sz w:val="22"/>
      <w:szCs w:val="22"/>
    </w:rPr>
  </w:style>
  <w:style w:type="paragraph" w:styleId="7">
    <w:name w:val="heading 7"/>
    <w:aliases w:val="DO NOT USE3,DO NOT USE31,DO NOT USE311,DontUse!"/>
    <w:next w:val="Paragraph"/>
    <w:link w:val="70"/>
    <w:qFormat/>
    <w:rsid w:val="00D817AA"/>
    <w:pPr>
      <w:keepNext/>
      <w:keepLines/>
      <w:numPr>
        <w:ilvl w:val="6"/>
        <w:numId w:val="15"/>
      </w:numPr>
      <w:spacing w:after="240"/>
      <w:outlineLvl w:val="6"/>
    </w:pPr>
    <w:rPr>
      <w:rFonts w:ascii="Arial" w:hAnsi="Arial"/>
      <w:i/>
      <w:sz w:val="22"/>
      <w:szCs w:val="24"/>
    </w:rPr>
  </w:style>
  <w:style w:type="paragraph" w:styleId="8">
    <w:name w:val="heading 8"/>
    <w:aliases w:val="titre:d,DO NOT USE2,DO NOT USE21,DO NOT USE211,don'tUse"/>
    <w:next w:val="Paragraph"/>
    <w:link w:val="80"/>
    <w:qFormat/>
    <w:rsid w:val="00D817AA"/>
    <w:pPr>
      <w:keepNext/>
      <w:keepLines/>
      <w:numPr>
        <w:ilvl w:val="7"/>
        <w:numId w:val="15"/>
      </w:numPr>
      <w:spacing w:after="240"/>
      <w:outlineLvl w:val="7"/>
    </w:pPr>
    <w:rPr>
      <w:rFonts w:ascii="Arial" w:hAnsi="Arial"/>
      <w:i/>
      <w:iCs/>
      <w:sz w:val="22"/>
      <w:szCs w:val="24"/>
    </w:rPr>
  </w:style>
  <w:style w:type="paragraph" w:styleId="9">
    <w:name w:val="heading 9"/>
    <w:aliases w:val="DO NOT USE1,DO NOT USE11,DO NOT USE111,Don'tUse"/>
    <w:next w:val="Paragraph"/>
    <w:link w:val="90"/>
    <w:qFormat/>
    <w:rsid w:val="00D817AA"/>
    <w:pPr>
      <w:keepNext/>
      <w:keepLines/>
      <w:numPr>
        <w:ilvl w:val="8"/>
        <w:numId w:val="15"/>
      </w:numPr>
      <w:spacing w:after="240"/>
      <w:outlineLvl w:val="8"/>
    </w:pPr>
    <w:rPr>
      <w:rFonts w:ascii="Arial" w:hAnsi="Arial"/>
      <w:i/>
      <w:sz w:val="22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Paragraph">
    <w:name w:val="Paragraph"/>
    <w:link w:val="ParagraphChar"/>
    <w:qFormat/>
    <w:rsid w:val="00D817AA"/>
    <w:pPr>
      <w:spacing w:after="240"/>
    </w:pPr>
    <w:rPr>
      <w:sz w:val="24"/>
      <w:szCs w:val="24"/>
      <w:lang w:val="en-US" w:eastAsia="en-US"/>
    </w:rPr>
  </w:style>
  <w:style w:type="character" w:styleId="a8">
    <w:name w:val="page number"/>
    <w:basedOn w:val="a5"/>
    <w:uiPriority w:val="99"/>
    <w:rsid w:val="00D817AA"/>
  </w:style>
  <w:style w:type="paragraph" w:styleId="a9">
    <w:name w:val="Title"/>
    <w:basedOn w:val="Heading1Unnumbered"/>
    <w:link w:val="aa"/>
    <w:qFormat/>
    <w:rsid w:val="00EE5EF1"/>
  </w:style>
  <w:style w:type="paragraph" w:customStyle="1" w:styleId="TableText">
    <w:name w:val="Table Text"/>
    <w:rsid w:val="00D817AA"/>
    <w:pPr>
      <w:spacing w:after="60"/>
      <w:jc w:val="center"/>
    </w:pPr>
    <w:rPr>
      <w:sz w:val="24"/>
      <w:lang w:val="en-US" w:eastAsia="en-US"/>
    </w:rPr>
  </w:style>
  <w:style w:type="paragraph" w:customStyle="1" w:styleId="TableCenter">
    <w:name w:val="Table Center"/>
    <w:rsid w:val="00D817AA"/>
    <w:pPr>
      <w:spacing w:after="60"/>
      <w:jc w:val="center"/>
    </w:pPr>
    <w:rPr>
      <w:sz w:val="24"/>
      <w:lang w:val="en-US" w:eastAsia="en-US"/>
    </w:rPr>
  </w:style>
  <w:style w:type="paragraph" w:customStyle="1" w:styleId="TableFootnote">
    <w:name w:val="Table Footnote"/>
    <w:basedOn w:val="TableText"/>
    <w:rsid w:val="00D817AA"/>
    <w:pPr>
      <w:numPr>
        <w:numId w:val="13"/>
      </w:numPr>
      <w:jc w:val="left"/>
    </w:pPr>
    <w:rPr>
      <w:sz w:val="18"/>
    </w:rPr>
  </w:style>
  <w:style w:type="paragraph" w:customStyle="1" w:styleId="TableTitle">
    <w:name w:val="Table Title"/>
    <w:next w:val="TableHead"/>
    <w:link w:val="TableTitleChar"/>
    <w:rsid w:val="00D817AA"/>
    <w:pPr>
      <w:keepNext/>
      <w:keepLines/>
      <w:tabs>
        <w:tab w:val="left" w:pos="1440"/>
      </w:tabs>
      <w:spacing w:after="120"/>
      <w:ind w:left="1440" w:hanging="1440"/>
    </w:pPr>
    <w:rPr>
      <w:rFonts w:ascii="Arial" w:hAnsi="Arial"/>
      <w:b/>
      <w:sz w:val="24"/>
      <w:szCs w:val="24"/>
      <w:lang w:val="en-US" w:eastAsia="en-US"/>
    </w:rPr>
  </w:style>
  <w:style w:type="paragraph" w:customStyle="1" w:styleId="TableHead">
    <w:name w:val="Table Head"/>
    <w:basedOn w:val="TableText"/>
    <w:rsid w:val="00D817AA"/>
    <w:rPr>
      <w:rFonts w:ascii="Times New Roman Bold" w:hAnsi="Times New Roman Bold"/>
    </w:rPr>
  </w:style>
  <w:style w:type="paragraph" w:customStyle="1" w:styleId="FigureTitle">
    <w:name w:val="Figure Title"/>
    <w:basedOn w:val="TableTitle"/>
    <w:next w:val="Figure"/>
    <w:rsid w:val="00D817AA"/>
    <w:pPr>
      <w:spacing w:after="240"/>
    </w:pPr>
  </w:style>
  <w:style w:type="paragraph" w:customStyle="1" w:styleId="TableSummaryTitle">
    <w:name w:val="Table Summary Title"/>
    <w:basedOn w:val="TableTitle"/>
    <w:next w:val="TableHead"/>
    <w:semiHidden/>
    <w:rsid w:val="00D817AA"/>
    <w:pPr>
      <w:pageBreakBefore/>
    </w:pPr>
  </w:style>
  <w:style w:type="paragraph" w:customStyle="1" w:styleId="TableSummaryHead">
    <w:name w:val="Table Summary Head"/>
    <w:basedOn w:val="TableText"/>
    <w:semiHidden/>
    <w:rsid w:val="00D817AA"/>
  </w:style>
  <w:style w:type="paragraph" w:customStyle="1" w:styleId="FigureSummaryTitle">
    <w:name w:val="Figure Summary Title"/>
    <w:basedOn w:val="FigureTitle"/>
    <w:next w:val="Figure"/>
    <w:semiHidden/>
    <w:rsid w:val="00D817AA"/>
  </w:style>
  <w:style w:type="paragraph" w:styleId="ab">
    <w:name w:val="header"/>
    <w:link w:val="ac"/>
    <w:rsid w:val="00D817AA"/>
    <w:pPr>
      <w:tabs>
        <w:tab w:val="center" w:pos="4507"/>
        <w:tab w:val="right" w:pos="9000"/>
      </w:tabs>
    </w:pPr>
    <w:rPr>
      <w:lang w:val="en-US" w:eastAsia="en-US"/>
    </w:rPr>
  </w:style>
  <w:style w:type="paragraph" w:styleId="ad">
    <w:name w:val="footer"/>
    <w:basedOn w:val="ab"/>
    <w:link w:val="ae"/>
    <w:uiPriority w:val="99"/>
    <w:rsid w:val="00D817AA"/>
  </w:style>
  <w:style w:type="character" w:customStyle="1" w:styleId="FileName">
    <w:name w:val="FileName"/>
    <w:semiHidden/>
    <w:rsid w:val="00D817AA"/>
    <w:rPr>
      <w:rFonts w:ascii="Times New Roman" w:hAnsi="Times New Roman"/>
      <w:sz w:val="16"/>
    </w:rPr>
  </w:style>
  <w:style w:type="character" w:customStyle="1" w:styleId="Instructions">
    <w:name w:val="Instructions"/>
    <w:rsid w:val="00D817AA"/>
    <w:rPr>
      <w:i/>
      <w:vanish/>
      <w:color w:val="008080"/>
    </w:rPr>
  </w:style>
  <w:style w:type="paragraph" w:customStyle="1" w:styleId="TOCTitle">
    <w:name w:val="TOC Title"/>
    <w:basedOn w:val="a9"/>
    <w:next w:val="11"/>
    <w:rsid w:val="00D817AA"/>
    <w:pPr>
      <w:pageBreakBefore/>
    </w:pPr>
    <w:rPr>
      <w:caps w:val="0"/>
      <w:sz w:val="28"/>
      <w:szCs w:val="28"/>
    </w:rPr>
  </w:style>
  <w:style w:type="paragraph" w:styleId="11">
    <w:name w:val="toc 1"/>
    <w:next w:val="Paragraph"/>
    <w:uiPriority w:val="39"/>
    <w:rsid w:val="00595F86"/>
    <w:pPr>
      <w:tabs>
        <w:tab w:val="right" w:leader="dot" w:pos="9072"/>
      </w:tabs>
      <w:spacing w:before="60"/>
      <w:ind w:left="482" w:hanging="482"/>
    </w:pPr>
    <w:rPr>
      <w:sz w:val="24"/>
      <w:lang w:val="en-US" w:eastAsia="en-US"/>
    </w:rPr>
  </w:style>
  <w:style w:type="paragraph" w:customStyle="1" w:styleId="TOCSection">
    <w:name w:val="TOC Section"/>
    <w:basedOn w:val="1"/>
    <w:rsid w:val="00D817AA"/>
    <w:pPr>
      <w:numPr>
        <w:numId w:val="0"/>
      </w:numPr>
      <w:spacing w:before="240" w:after="120"/>
      <w:outlineLvl w:val="9"/>
    </w:pPr>
  </w:style>
  <w:style w:type="paragraph" w:customStyle="1" w:styleId="Confidentiality">
    <w:name w:val="Confidentiality"/>
    <w:next w:val="Paragraph"/>
    <w:rsid w:val="00D817AA"/>
    <w:pPr>
      <w:ind w:left="720" w:right="720"/>
    </w:pPr>
    <w:rPr>
      <w:lang w:val="en-US" w:eastAsia="en-US"/>
    </w:rPr>
  </w:style>
  <w:style w:type="paragraph" w:styleId="51">
    <w:name w:val="toc 5"/>
    <w:basedOn w:val="11"/>
    <w:next w:val="Paragraph"/>
    <w:uiPriority w:val="39"/>
    <w:rsid w:val="00D817AA"/>
    <w:pPr>
      <w:ind w:left="2880" w:hanging="1440"/>
    </w:pPr>
    <w:rPr>
      <w:caps/>
      <w:szCs w:val="24"/>
    </w:rPr>
  </w:style>
  <w:style w:type="paragraph" w:styleId="24">
    <w:name w:val="toc 2"/>
    <w:basedOn w:val="11"/>
    <w:next w:val="Paragraph"/>
    <w:uiPriority w:val="39"/>
    <w:rsid w:val="00D817AA"/>
    <w:pPr>
      <w:tabs>
        <w:tab w:val="left" w:pos="1080"/>
      </w:tabs>
      <w:ind w:left="1080" w:hanging="720"/>
    </w:pPr>
    <w:rPr>
      <w:caps/>
      <w:szCs w:val="24"/>
    </w:rPr>
  </w:style>
  <w:style w:type="paragraph" w:styleId="33">
    <w:name w:val="toc 3"/>
    <w:basedOn w:val="11"/>
    <w:next w:val="Paragraph"/>
    <w:uiPriority w:val="39"/>
    <w:rsid w:val="00D817AA"/>
    <w:pPr>
      <w:tabs>
        <w:tab w:val="left" w:pos="1680"/>
      </w:tabs>
      <w:ind w:left="1680" w:hanging="960"/>
    </w:pPr>
    <w:rPr>
      <w:caps/>
      <w:szCs w:val="24"/>
    </w:rPr>
  </w:style>
  <w:style w:type="paragraph" w:styleId="41">
    <w:name w:val="toc 4"/>
    <w:basedOn w:val="11"/>
    <w:next w:val="Paragraph"/>
    <w:uiPriority w:val="39"/>
    <w:rsid w:val="00D817AA"/>
    <w:pPr>
      <w:tabs>
        <w:tab w:val="left" w:pos="2280"/>
      </w:tabs>
      <w:ind w:left="2280" w:hanging="1200"/>
    </w:pPr>
    <w:rPr>
      <w:caps/>
      <w:szCs w:val="24"/>
    </w:rPr>
  </w:style>
  <w:style w:type="paragraph" w:styleId="61">
    <w:name w:val="toc 6"/>
    <w:basedOn w:val="11"/>
    <w:next w:val="Paragraph"/>
    <w:uiPriority w:val="39"/>
    <w:rsid w:val="00D817AA"/>
    <w:pPr>
      <w:ind w:left="3485" w:hanging="1685"/>
    </w:pPr>
    <w:rPr>
      <w:caps/>
      <w:szCs w:val="24"/>
    </w:rPr>
  </w:style>
  <w:style w:type="paragraph" w:styleId="71">
    <w:name w:val="toc 7"/>
    <w:basedOn w:val="11"/>
    <w:next w:val="Paragraph"/>
    <w:uiPriority w:val="39"/>
    <w:rsid w:val="00D817AA"/>
    <w:pPr>
      <w:ind w:left="4075" w:hanging="1915"/>
    </w:pPr>
    <w:rPr>
      <w:caps/>
      <w:szCs w:val="24"/>
    </w:rPr>
  </w:style>
  <w:style w:type="paragraph" w:styleId="81">
    <w:name w:val="toc 8"/>
    <w:basedOn w:val="11"/>
    <w:next w:val="Paragraph"/>
    <w:uiPriority w:val="39"/>
    <w:rsid w:val="00D817AA"/>
    <w:pPr>
      <w:ind w:left="4680" w:hanging="2160"/>
    </w:pPr>
    <w:rPr>
      <w:caps/>
      <w:szCs w:val="24"/>
    </w:rPr>
  </w:style>
  <w:style w:type="paragraph" w:styleId="91">
    <w:name w:val="toc 9"/>
    <w:basedOn w:val="11"/>
    <w:next w:val="Paragraph"/>
    <w:uiPriority w:val="39"/>
    <w:rsid w:val="00D817AA"/>
    <w:pPr>
      <w:ind w:left="5285" w:hanging="2405"/>
    </w:pPr>
    <w:rPr>
      <w:caps/>
      <w:szCs w:val="24"/>
    </w:rPr>
  </w:style>
  <w:style w:type="paragraph" w:styleId="af">
    <w:name w:val="caption"/>
    <w:aliases w:val="Caption Char"/>
    <w:basedOn w:val="TableTitle"/>
    <w:next w:val="a4"/>
    <w:link w:val="af0"/>
    <w:qFormat/>
    <w:rsid w:val="0072194B"/>
    <w:rPr>
      <w:rFonts w:ascii="Times New Roman" w:hAnsi="Times New Roman"/>
    </w:rPr>
  </w:style>
  <w:style w:type="character" w:styleId="af1">
    <w:name w:val="Hyperlink"/>
    <w:uiPriority w:val="99"/>
    <w:rsid w:val="00D817AA"/>
    <w:rPr>
      <w:color w:val="0000FF"/>
      <w:u w:val="none"/>
    </w:rPr>
  </w:style>
  <w:style w:type="paragraph" w:customStyle="1" w:styleId="HeaderLandscape">
    <w:name w:val="HeaderLandscape"/>
    <w:rsid w:val="00D817AA"/>
    <w:pPr>
      <w:tabs>
        <w:tab w:val="center" w:pos="6480"/>
        <w:tab w:val="right" w:pos="12960"/>
      </w:tabs>
    </w:pPr>
    <w:rPr>
      <w:lang w:val="en-US" w:eastAsia="en-US"/>
    </w:rPr>
  </w:style>
  <w:style w:type="paragraph" w:customStyle="1" w:styleId="ListHyphen">
    <w:name w:val="List Hyphen"/>
    <w:semiHidden/>
    <w:rsid w:val="00D817AA"/>
    <w:pPr>
      <w:numPr>
        <w:numId w:val="9"/>
      </w:numPr>
    </w:pPr>
    <w:rPr>
      <w:sz w:val="24"/>
      <w:lang w:val="en-US" w:eastAsia="en-US"/>
    </w:rPr>
  </w:style>
  <w:style w:type="paragraph" w:styleId="a0">
    <w:name w:val="List Bullet"/>
    <w:rsid w:val="00D817AA"/>
    <w:pPr>
      <w:numPr>
        <w:numId w:val="20"/>
      </w:numPr>
    </w:pPr>
    <w:rPr>
      <w:sz w:val="24"/>
      <w:lang w:val="en-US" w:eastAsia="en-US"/>
    </w:rPr>
  </w:style>
  <w:style w:type="paragraph" w:styleId="a">
    <w:name w:val="List Number"/>
    <w:rsid w:val="00D817AA"/>
    <w:pPr>
      <w:numPr>
        <w:numId w:val="19"/>
      </w:numPr>
    </w:pPr>
    <w:rPr>
      <w:sz w:val="24"/>
      <w:lang w:val="en-US" w:eastAsia="en-US"/>
    </w:rPr>
  </w:style>
  <w:style w:type="paragraph" w:customStyle="1" w:styleId="References">
    <w:name w:val="References"/>
    <w:rsid w:val="00D817AA"/>
    <w:pPr>
      <w:numPr>
        <w:numId w:val="12"/>
      </w:numPr>
      <w:spacing w:after="240"/>
    </w:pPr>
    <w:rPr>
      <w:sz w:val="24"/>
      <w:lang w:val="en-US" w:eastAsia="en-US"/>
    </w:rPr>
  </w:style>
  <w:style w:type="paragraph" w:customStyle="1" w:styleId="Heading1Unnumbered">
    <w:name w:val="Heading 1 Unnumbered"/>
    <w:basedOn w:val="1"/>
    <w:next w:val="Paragraph"/>
    <w:rsid w:val="00D817AA"/>
    <w:pPr>
      <w:numPr>
        <w:numId w:val="0"/>
      </w:numPr>
    </w:pPr>
  </w:style>
  <w:style w:type="paragraph" w:customStyle="1" w:styleId="Attachment">
    <w:name w:val="Attachment"/>
    <w:next w:val="Paragraph"/>
    <w:semiHidden/>
    <w:rsid w:val="00EB1D22"/>
    <w:pPr>
      <w:tabs>
        <w:tab w:val="num" w:pos="0"/>
      </w:tabs>
      <w:spacing w:after="240"/>
      <w:jc w:val="center"/>
      <w:outlineLvl w:val="1"/>
    </w:pPr>
    <w:rPr>
      <w:rFonts w:ascii="Times New Roman Bold" w:hAnsi="Times New Roman Bold"/>
      <w:b/>
      <w:caps/>
      <w:sz w:val="24"/>
      <w:lang w:val="en-US" w:eastAsia="en-US"/>
    </w:rPr>
  </w:style>
  <w:style w:type="paragraph" w:customStyle="1" w:styleId="TableRowHead">
    <w:name w:val="Table Row Head"/>
    <w:basedOn w:val="TableText"/>
    <w:semiHidden/>
    <w:rsid w:val="00D817AA"/>
    <w:pPr>
      <w:tabs>
        <w:tab w:val="left" w:pos="360"/>
      </w:tabs>
      <w:jc w:val="left"/>
    </w:pPr>
  </w:style>
  <w:style w:type="character" w:styleId="af2">
    <w:name w:val="endnote reference"/>
    <w:semiHidden/>
    <w:rsid w:val="00D817AA"/>
    <w:rPr>
      <w:vertAlign w:val="baseline"/>
    </w:rPr>
  </w:style>
  <w:style w:type="paragraph" w:styleId="af3">
    <w:name w:val="endnote text"/>
    <w:link w:val="af4"/>
    <w:semiHidden/>
    <w:rsid w:val="00D817AA"/>
    <w:pPr>
      <w:tabs>
        <w:tab w:val="left" w:pos="360"/>
      </w:tabs>
    </w:pPr>
    <w:rPr>
      <w:sz w:val="24"/>
      <w:lang w:val="en-US" w:eastAsia="en-US"/>
    </w:rPr>
  </w:style>
  <w:style w:type="paragraph" w:customStyle="1" w:styleId="Figure">
    <w:name w:val="Figure"/>
    <w:next w:val="Paragraph"/>
    <w:rsid w:val="00D817AA"/>
    <w:pPr>
      <w:keepLines/>
      <w:spacing w:after="120"/>
      <w:jc w:val="center"/>
    </w:pPr>
    <w:rPr>
      <w:sz w:val="24"/>
      <w:lang w:val="en-US" w:eastAsia="en-US"/>
    </w:rPr>
  </w:style>
  <w:style w:type="paragraph" w:customStyle="1" w:styleId="ListLetter">
    <w:name w:val="List Letter"/>
    <w:rsid w:val="00D817AA"/>
    <w:pPr>
      <w:numPr>
        <w:numId w:val="7"/>
      </w:numPr>
    </w:pPr>
    <w:rPr>
      <w:sz w:val="24"/>
      <w:lang w:val="en-US" w:eastAsia="en-US"/>
    </w:rPr>
  </w:style>
  <w:style w:type="paragraph" w:customStyle="1" w:styleId="FooterLandscape">
    <w:name w:val="FooterLandscape"/>
    <w:basedOn w:val="HeaderLandscape"/>
    <w:rsid w:val="00D817AA"/>
    <w:pPr>
      <w:tabs>
        <w:tab w:val="clear" w:pos="6480"/>
        <w:tab w:val="clear" w:pos="12960"/>
        <w:tab w:val="center" w:pos="6307"/>
        <w:tab w:val="right" w:pos="12600"/>
      </w:tabs>
    </w:pPr>
  </w:style>
  <w:style w:type="paragraph" w:customStyle="1" w:styleId="Approval">
    <w:name w:val="Approval"/>
    <w:rsid w:val="00D817AA"/>
    <w:pPr>
      <w:tabs>
        <w:tab w:val="left" w:pos="1080"/>
        <w:tab w:val="left" w:pos="5040"/>
        <w:tab w:val="left" w:pos="5760"/>
        <w:tab w:val="left" w:pos="6480"/>
        <w:tab w:val="left" w:pos="8640"/>
      </w:tabs>
    </w:pPr>
    <w:rPr>
      <w:sz w:val="24"/>
      <w:lang w:val="en-US" w:eastAsia="en-US"/>
    </w:rPr>
  </w:style>
  <w:style w:type="table" w:styleId="af5">
    <w:name w:val="Table Grid"/>
    <w:basedOn w:val="a6"/>
    <w:uiPriority w:val="39"/>
    <w:rsid w:val="00A72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7"/>
    <w:rsid w:val="00A7254D"/>
    <w:pPr>
      <w:numPr>
        <w:numId w:val="1"/>
      </w:numPr>
    </w:pPr>
  </w:style>
  <w:style w:type="numbering" w:styleId="1ai">
    <w:name w:val="Outline List 1"/>
    <w:basedOn w:val="a7"/>
    <w:rsid w:val="00A7254D"/>
    <w:pPr>
      <w:numPr>
        <w:numId w:val="2"/>
      </w:numPr>
    </w:pPr>
  </w:style>
  <w:style w:type="numbering" w:styleId="a2">
    <w:name w:val="Outline List 3"/>
    <w:basedOn w:val="a7"/>
    <w:rsid w:val="00A7254D"/>
    <w:pPr>
      <w:numPr>
        <w:numId w:val="3"/>
      </w:numPr>
    </w:pPr>
  </w:style>
  <w:style w:type="paragraph" w:styleId="af6">
    <w:name w:val="Balloon Text"/>
    <w:basedOn w:val="a4"/>
    <w:link w:val="af7"/>
    <w:semiHidden/>
    <w:rsid w:val="00D817AA"/>
    <w:rPr>
      <w:rFonts w:ascii="Tahoma" w:hAnsi="Tahoma" w:cs="Tahoma"/>
      <w:sz w:val="16"/>
      <w:szCs w:val="16"/>
    </w:rPr>
  </w:style>
  <w:style w:type="paragraph" w:styleId="af8">
    <w:name w:val="Block Text"/>
    <w:basedOn w:val="a4"/>
    <w:rsid w:val="00EB1D22"/>
    <w:pPr>
      <w:ind w:left="1440" w:right="1440"/>
    </w:pPr>
  </w:style>
  <w:style w:type="paragraph" w:styleId="af9">
    <w:name w:val="Body Text"/>
    <w:basedOn w:val="a4"/>
    <w:link w:val="afa"/>
    <w:rsid w:val="00D817AA"/>
  </w:style>
  <w:style w:type="paragraph" w:styleId="25">
    <w:name w:val="Body Text 2"/>
    <w:basedOn w:val="a4"/>
    <w:link w:val="26"/>
    <w:rsid w:val="00D817AA"/>
    <w:pPr>
      <w:spacing w:line="480" w:lineRule="auto"/>
    </w:pPr>
  </w:style>
  <w:style w:type="paragraph" w:styleId="34">
    <w:name w:val="Body Text 3"/>
    <w:basedOn w:val="a4"/>
    <w:link w:val="35"/>
    <w:rsid w:val="00D817AA"/>
    <w:rPr>
      <w:sz w:val="16"/>
      <w:szCs w:val="16"/>
    </w:rPr>
  </w:style>
  <w:style w:type="paragraph" w:styleId="afb">
    <w:name w:val="Body Text First Indent"/>
    <w:basedOn w:val="af9"/>
    <w:link w:val="afc"/>
    <w:rsid w:val="00D817AA"/>
    <w:pPr>
      <w:ind w:firstLine="210"/>
    </w:pPr>
  </w:style>
  <w:style w:type="paragraph" w:styleId="afd">
    <w:name w:val="Body Text Indent"/>
    <w:basedOn w:val="a4"/>
    <w:link w:val="afe"/>
    <w:rsid w:val="00D817AA"/>
    <w:pPr>
      <w:ind w:left="360"/>
    </w:pPr>
  </w:style>
  <w:style w:type="paragraph" w:styleId="27">
    <w:name w:val="Body Text First Indent 2"/>
    <w:basedOn w:val="afd"/>
    <w:link w:val="28"/>
    <w:rsid w:val="00D817AA"/>
    <w:pPr>
      <w:ind w:firstLine="210"/>
    </w:pPr>
  </w:style>
  <w:style w:type="paragraph" w:styleId="29">
    <w:name w:val="Body Text Indent 2"/>
    <w:basedOn w:val="a4"/>
    <w:link w:val="2a"/>
    <w:rsid w:val="00D817AA"/>
    <w:pPr>
      <w:spacing w:line="480" w:lineRule="auto"/>
      <w:ind w:left="360"/>
    </w:pPr>
  </w:style>
  <w:style w:type="paragraph" w:styleId="36">
    <w:name w:val="Body Text Indent 3"/>
    <w:basedOn w:val="a4"/>
    <w:link w:val="37"/>
    <w:rsid w:val="00D817AA"/>
    <w:pPr>
      <w:ind w:left="360"/>
    </w:pPr>
    <w:rPr>
      <w:sz w:val="16"/>
      <w:szCs w:val="16"/>
    </w:rPr>
  </w:style>
  <w:style w:type="paragraph" w:styleId="aff">
    <w:name w:val="Closing"/>
    <w:basedOn w:val="a4"/>
    <w:link w:val="aff0"/>
    <w:rsid w:val="00D817AA"/>
    <w:pPr>
      <w:ind w:left="4320"/>
    </w:pPr>
  </w:style>
  <w:style w:type="character" w:styleId="aff1">
    <w:name w:val="annotation reference"/>
    <w:uiPriority w:val="99"/>
    <w:semiHidden/>
    <w:rsid w:val="00D817AA"/>
    <w:rPr>
      <w:sz w:val="16"/>
      <w:szCs w:val="16"/>
    </w:rPr>
  </w:style>
  <w:style w:type="paragraph" w:styleId="aff2">
    <w:name w:val="annotation text"/>
    <w:basedOn w:val="a4"/>
    <w:link w:val="aff3"/>
    <w:uiPriority w:val="99"/>
    <w:rsid w:val="00D817AA"/>
    <w:rPr>
      <w:sz w:val="20"/>
      <w:szCs w:val="20"/>
    </w:rPr>
  </w:style>
  <w:style w:type="paragraph" w:styleId="aff4">
    <w:name w:val="annotation subject"/>
    <w:basedOn w:val="aff2"/>
    <w:next w:val="aff2"/>
    <w:link w:val="aff5"/>
    <w:semiHidden/>
    <w:rsid w:val="00D817AA"/>
    <w:rPr>
      <w:b/>
      <w:bCs/>
    </w:rPr>
  </w:style>
  <w:style w:type="paragraph" w:styleId="aff6">
    <w:name w:val="Date"/>
    <w:basedOn w:val="a4"/>
    <w:next w:val="a4"/>
    <w:link w:val="aff7"/>
    <w:rsid w:val="00D817AA"/>
  </w:style>
  <w:style w:type="paragraph" w:styleId="aff8">
    <w:name w:val="Document Map"/>
    <w:basedOn w:val="a4"/>
    <w:link w:val="aff9"/>
    <w:semiHidden/>
    <w:rsid w:val="00D817AA"/>
    <w:pPr>
      <w:shd w:val="clear" w:color="auto" w:fill="000080"/>
    </w:pPr>
    <w:rPr>
      <w:rFonts w:ascii="Tahoma" w:hAnsi="Tahoma" w:cs="Tahoma"/>
    </w:rPr>
  </w:style>
  <w:style w:type="paragraph" w:styleId="affa">
    <w:name w:val="E-mail Signature"/>
    <w:basedOn w:val="a4"/>
    <w:link w:val="affb"/>
    <w:rsid w:val="00D817AA"/>
  </w:style>
  <w:style w:type="character" w:styleId="affc">
    <w:name w:val="Emphasis"/>
    <w:uiPriority w:val="20"/>
    <w:qFormat/>
    <w:rsid w:val="00D817AA"/>
    <w:rPr>
      <w:i/>
      <w:iCs/>
    </w:rPr>
  </w:style>
  <w:style w:type="paragraph" w:styleId="affd">
    <w:name w:val="envelope address"/>
    <w:basedOn w:val="a4"/>
    <w:rsid w:val="00D817AA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2b">
    <w:name w:val="envelope return"/>
    <w:basedOn w:val="a4"/>
    <w:rsid w:val="00D817AA"/>
    <w:rPr>
      <w:rFonts w:ascii="Arial" w:hAnsi="Arial" w:cs="Arial"/>
      <w:sz w:val="20"/>
      <w:szCs w:val="20"/>
    </w:rPr>
  </w:style>
  <w:style w:type="character" w:styleId="affe">
    <w:name w:val="FollowedHyperlink"/>
    <w:rsid w:val="00D817AA"/>
    <w:rPr>
      <w:color w:val="0000FF"/>
      <w:u w:val="none"/>
    </w:rPr>
  </w:style>
  <w:style w:type="character" w:styleId="afff">
    <w:name w:val="footnote reference"/>
    <w:uiPriority w:val="99"/>
    <w:semiHidden/>
    <w:rsid w:val="00D817AA"/>
    <w:rPr>
      <w:vertAlign w:val="superscript"/>
    </w:rPr>
  </w:style>
  <w:style w:type="paragraph" w:styleId="afff0">
    <w:name w:val="footnote text"/>
    <w:basedOn w:val="a4"/>
    <w:link w:val="afff1"/>
    <w:semiHidden/>
    <w:rsid w:val="00D817AA"/>
    <w:rPr>
      <w:sz w:val="20"/>
      <w:szCs w:val="20"/>
    </w:rPr>
  </w:style>
  <w:style w:type="character" w:styleId="HTML">
    <w:name w:val="HTML Acronym"/>
    <w:basedOn w:val="a5"/>
    <w:rsid w:val="00D817AA"/>
  </w:style>
  <w:style w:type="paragraph" w:styleId="HTML0">
    <w:name w:val="HTML Address"/>
    <w:basedOn w:val="a4"/>
    <w:link w:val="HTML1"/>
    <w:rsid w:val="00D817AA"/>
    <w:rPr>
      <w:i/>
      <w:iCs/>
    </w:rPr>
  </w:style>
  <w:style w:type="character" w:styleId="HTML2">
    <w:name w:val="HTML Cite"/>
    <w:rsid w:val="00D817AA"/>
    <w:rPr>
      <w:i/>
      <w:iCs/>
    </w:rPr>
  </w:style>
  <w:style w:type="character" w:styleId="HTML3">
    <w:name w:val="HTML Code"/>
    <w:rsid w:val="00D817AA"/>
    <w:rPr>
      <w:rFonts w:ascii="Courier New" w:hAnsi="Courier New" w:cs="Courier New"/>
      <w:sz w:val="20"/>
      <w:szCs w:val="20"/>
    </w:rPr>
  </w:style>
  <w:style w:type="character" w:styleId="HTML4">
    <w:name w:val="HTML Definition"/>
    <w:rsid w:val="00D817AA"/>
    <w:rPr>
      <w:i/>
      <w:iCs/>
    </w:rPr>
  </w:style>
  <w:style w:type="character" w:styleId="HTML5">
    <w:name w:val="HTML Keyboard"/>
    <w:rsid w:val="00D817AA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4"/>
    <w:link w:val="HTML7"/>
    <w:uiPriority w:val="99"/>
    <w:rsid w:val="00D817AA"/>
    <w:rPr>
      <w:rFonts w:ascii="Courier New" w:hAnsi="Courier New" w:cs="Courier New"/>
      <w:sz w:val="20"/>
      <w:szCs w:val="20"/>
    </w:rPr>
  </w:style>
  <w:style w:type="character" w:styleId="HTML8">
    <w:name w:val="HTML Sample"/>
    <w:rsid w:val="00D817AA"/>
    <w:rPr>
      <w:rFonts w:ascii="Courier New" w:hAnsi="Courier New" w:cs="Courier New"/>
    </w:rPr>
  </w:style>
  <w:style w:type="character" w:styleId="HTML9">
    <w:name w:val="HTML Typewriter"/>
    <w:rsid w:val="00D817AA"/>
    <w:rPr>
      <w:rFonts w:ascii="Courier New" w:hAnsi="Courier New" w:cs="Courier New"/>
      <w:sz w:val="20"/>
      <w:szCs w:val="20"/>
    </w:rPr>
  </w:style>
  <w:style w:type="character" w:styleId="HTMLa">
    <w:name w:val="HTML Variable"/>
    <w:rsid w:val="00D817AA"/>
    <w:rPr>
      <w:i/>
      <w:iCs/>
    </w:rPr>
  </w:style>
  <w:style w:type="paragraph" w:styleId="12">
    <w:name w:val="index 1"/>
    <w:basedOn w:val="a4"/>
    <w:next w:val="a4"/>
    <w:rsid w:val="00D817AA"/>
    <w:pPr>
      <w:ind w:left="240" w:hanging="240"/>
    </w:pPr>
  </w:style>
  <w:style w:type="paragraph" w:styleId="2c">
    <w:name w:val="index 2"/>
    <w:basedOn w:val="a4"/>
    <w:next w:val="a4"/>
    <w:rsid w:val="00D817AA"/>
    <w:pPr>
      <w:ind w:left="480" w:hanging="240"/>
    </w:pPr>
  </w:style>
  <w:style w:type="paragraph" w:styleId="38">
    <w:name w:val="index 3"/>
    <w:basedOn w:val="a4"/>
    <w:next w:val="a4"/>
    <w:rsid w:val="00D817AA"/>
    <w:pPr>
      <w:ind w:left="720" w:hanging="240"/>
    </w:pPr>
  </w:style>
  <w:style w:type="paragraph" w:styleId="42">
    <w:name w:val="index 4"/>
    <w:basedOn w:val="a4"/>
    <w:next w:val="a4"/>
    <w:rsid w:val="00D817AA"/>
    <w:pPr>
      <w:ind w:left="960" w:hanging="240"/>
    </w:pPr>
  </w:style>
  <w:style w:type="paragraph" w:styleId="52">
    <w:name w:val="index 5"/>
    <w:basedOn w:val="a4"/>
    <w:next w:val="a4"/>
    <w:rsid w:val="00D817AA"/>
    <w:pPr>
      <w:ind w:left="1200" w:hanging="240"/>
    </w:pPr>
  </w:style>
  <w:style w:type="paragraph" w:styleId="62">
    <w:name w:val="index 6"/>
    <w:basedOn w:val="a4"/>
    <w:next w:val="a4"/>
    <w:rsid w:val="00D817AA"/>
    <w:pPr>
      <w:ind w:left="1440" w:hanging="240"/>
    </w:pPr>
  </w:style>
  <w:style w:type="paragraph" w:styleId="72">
    <w:name w:val="index 7"/>
    <w:basedOn w:val="a4"/>
    <w:next w:val="a4"/>
    <w:rsid w:val="00D817AA"/>
    <w:pPr>
      <w:ind w:left="1680" w:hanging="240"/>
    </w:pPr>
  </w:style>
  <w:style w:type="paragraph" w:styleId="82">
    <w:name w:val="index 8"/>
    <w:basedOn w:val="a4"/>
    <w:next w:val="a4"/>
    <w:rsid w:val="00D817AA"/>
    <w:pPr>
      <w:ind w:left="1920" w:hanging="240"/>
    </w:pPr>
  </w:style>
  <w:style w:type="paragraph" w:styleId="92">
    <w:name w:val="index 9"/>
    <w:basedOn w:val="a4"/>
    <w:next w:val="a4"/>
    <w:rsid w:val="00D817AA"/>
    <w:pPr>
      <w:ind w:left="2160" w:hanging="240"/>
    </w:pPr>
  </w:style>
  <w:style w:type="paragraph" w:styleId="afff2">
    <w:name w:val="index heading"/>
    <w:basedOn w:val="a4"/>
    <w:next w:val="12"/>
    <w:rsid w:val="00D817AA"/>
    <w:rPr>
      <w:rFonts w:ascii="Arial" w:hAnsi="Arial" w:cs="Arial"/>
      <w:b/>
      <w:bCs/>
    </w:rPr>
  </w:style>
  <w:style w:type="character" w:styleId="afff3">
    <w:name w:val="line number"/>
    <w:basedOn w:val="a5"/>
    <w:rsid w:val="00D817AA"/>
  </w:style>
  <w:style w:type="paragraph" w:styleId="afff4">
    <w:name w:val="List"/>
    <w:basedOn w:val="a4"/>
    <w:rsid w:val="00D817AA"/>
    <w:pPr>
      <w:ind w:left="360" w:hanging="360"/>
    </w:pPr>
  </w:style>
  <w:style w:type="paragraph" w:styleId="2d">
    <w:name w:val="List 2"/>
    <w:basedOn w:val="a4"/>
    <w:rsid w:val="00D817AA"/>
    <w:pPr>
      <w:ind w:left="720" w:hanging="360"/>
    </w:pPr>
  </w:style>
  <w:style w:type="paragraph" w:styleId="39">
    <w:name w:val="List 3"/>
    <w:basedOn w:val="a4"/>
    <w:rsid w:val="00D817AA"/>
    <w:pPr>
      <w:ind w:left="1080" w:hanging="360"/>
    </w:pPr>
  </w:style>
  <w:style w:type="paragraph" w:styleId="43">
    <w:name w:val="List 4"/>
    <w:basedOn w:val="a4"/>
    <w:rsid w:val="00D817AA"/>
    <w:pPr>
      <w:ind w:left="1440" w:hanging="360"/>
    </w:pPr>
  </w:style>
  <w:style w:type="paragraph" w:styleId="53">
    <w:name w:val="List 5"/>
    <w:basedOn w:val="a4"/>
    <w:rsid w:val="00D817AA"/>
    <w:pPr>
      <w:ind w:left="1800" w:hanging="360"/>
    </w:pPr>
  </w:style>
  <w:style w:type="paragraph" w:styleId="21">
    <w:name w:val="List Bullet 2"/>
    <w:basedOn w:val="a4"/>
    <w:rsid w:val="00D817AA"/>
    <w:pPr>
      <w:numPr>
        <w:numId w:val="10"/>
      </w:numPr>
    </w:pPr>
  </w:style>
  <w:style w:type="paragraph" w:styleId="30">
    <w:name w:val="List Bullet 3"/>
    <w:basedOn w:val="a4"/>
    <w:rsid w:val="00D817AA"/>
    <w:pPr>
      <w:numPr>
        <w:numId w:val="11"/>
      </w:numPr>
    </w:pPr>
  </w:style>
  <w:style w:type="paragraph" w:styleId="44">
    <w:name w:val="List Bullet 4"/>
    <w:basedOn w:val="a4"/>
    <w:rsid w:val="00D817AA"/>
  </w:style>
  <w:style w:type="paragraph" w:styleId="54">
    <w:name w:val="List Bullet 5"/>
    <w:basedOn w:val="a4"/>
    <w:rsid w:val="00D817AA"/>
  </w:style>
  <w:style w:type="paragraph" w:styleId="afff5">
    <w:name w:val="List Continue"/>
    <w:basedOn w:val="a4"/>
    <w:rsid w:val="00D817AA"/>
    <w:pPr>
      <w:ind w:left="360"/>
    </w:pPr>
  </w:style>
  <w:style w:type="paragraph" w:styleId="2e">
    <w:name w:val="List Continue 2"/>
    <w:basedOn w:val="a4"/>
    <w:rsid w:val="00D817AA"/>
    <w:pPr>
      <w:ind w:left="720"/>
    </w:pPr>
  </w:style>
  <w:style w:type="paragraph" w:styleId="3a">
    <w:name w:val="List Continue 3"/>
    <w:basedOn w:val="a4"/>
    <w:rsid w:val="00D817AA"/>
    <w:pPr>
      <w:ind w:left="1080"/>
    </w:pPr>
  </w:style>
  <w:style w:type="paragraph" w:styleId="45">
    <w:name w:val="List Continue 4"/>
    <w:basedOn w:val="a4"/>
    <w:rsid w:val="00D817AA"/>
    <w:pPr>
      <w:ind w:left="1440"/>
    </w:pPr>
  </w:style>
  <w:style w:type="paragraph" w:styleId="55">
    <w:name w:val="List Continue 5"/>
    <w:basedOn w:val="a4"/>
    <w:rsid w:val="00D817AA"/>
    <w:pPr>
      <w:ind w:left="1800"/>
    </w:pPr>
  </w:style>
  <w:style w:type="paragraph" w:styleId="2">
    <w:name w:val="List Number 2"/>
    <w:rsid w:val="00D817AA"/>
    <w:pPr>
      <w:numPr>
        <w:numId w:val="5"/>
      </w:numPr>
    </w:pPr>
    <w:rPr>
      <w:sz w:val="24"/>
      <w:szCs w:val="24"/>
      <w:lang w:val="en-US" w:eastAsia="en-US"/>
    </w:rPr>
  </w:style>
  <w:style w:type="paragraph" w:styleId="31">
    <w:name w:val="List Number 3"/>
    <w:rsid w:val="00D817AA"/>
    <w:pPr>
      <w:numPr>
        <w:numId w:val="6"/>
      </w:numPr>
    </w:pPr>
    <w:rPr>
      <w:sz w:val="24"/>
      <w:szCs w:val="24"/>
      <w:lang w:val="en-US" w:eastAsia="en-US"/>
    </w:rPr>
  </w:style>
  <w:style w:type="paragraph" w:styleId="46">
    <w:name w:val="List Number 4"/>
    <w:basedOn w:val="a4"/>
    <w:rsid w:val="00D817AA"/>
  </w:style>
  <w:style w:type="paragraph" w:styleId="56">
    <w:name w:val="List Number 5"/>
    <w:basedOn w:val="a4"/>
    <w:rsid w:val="00D817AA"/>
  </w:style>
  <w:style w:type="paragraph" w:styleId="afff6">
    <w:name w:val="macro"/>
    <w:link w:val="afff7"/>
    <w:semiHidden/>
    <w:rsid w:val="00D817A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afff8">
    <w:name w:val="Message Header"/>
    <w:basedOn w:val="a4"/>
    <w:link w:val="afff9"/>
    <w:rsid w:val="00D817A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a">
    <w:name w:val="Normal (Web)"/>
    <w:basedOn w:val="a4"/>
    <w:uiPriority w:val="99"/>
    <w:rsid w:val="00D817AA"/>
  </w:style>
  <w:style w:type="paragraph" w:styleId="afffb">
    <w:name w:val="Normal Indent"/>
    <w:basedOn w:val="a4"/>
    <w:rsid w:val="00D817AA"/>
    <w:pPr>
      <w:ind w:left="720"/>
    </w:pPr>
  </w:style>
  <w:style w:type="paragraph" w:styleId="afffc">
    <w:name w:val="Note Heading"/>
    <w:basedOn w:val="a4"/>
    <w:next w:val="a4"/>
    <w:link w:val="afffd"/>
    <w:rsid w:val="00D817AA"/>
  </w:style>
  <w:style w:type="paragraph" w:styleId="afffe">
    <w:name w:val="Plain Text"/>
    <w:basedOn w:val="a4"/>
    <w:link w:val="affff"/>
    <w:rsid w:val="00D817AA"/>
    <w:rPr>
      <w:rFonts w:ascii="Courier New" w:hAnsi="Courier New" w:cs="Courier New"/>
      <w:sz w:val="20"/>
      <w:szCs w:val="20"/>
    </w:rPr>
  </w:style>
  <w:style w:type="paragraph" w:styleId="affff0">
    <w:name w:val="Salutation"/>
    <w:basedOn w:val="a4"/>
    <w:next w:val="a4"/>
    <w:link w:val="affff1"/>
    <w:rsid w:val="00D817AA"/>
  </w:style>
  <w:style w:type="paragraph" w:styleId="affff2">
    <w:name w:val="Signature"/>
    <w:basedOn w:val="a4"/>
    <w:link w:val="affff3"/>
    <w:rsid w:val="00D817AA"/>
    <w:pPr>
      <w:ind w:left="4320"/>
    </w:pPr>
  </w:style>
  <w:style w:type="character" w:styleId="affff4">
    <w:name w:val="Strong"/>
    <w:uiPriority w:val="22"/>
    <w:qFormat/>
    <w:rsid w:val="00D817AA"/>
    <w:rPr>
      <w:b/>
      <w:bCs/>
    </w:rPr>
  </w:style>
  <w:style w:type="paragraph" w:styleId="affff5">
    <w:name w:val="Subtitle"/>
    <w:basedOn w:val="a4"/>
    <w:link w:val="affff6"/>
    <w:qFormat/>
    <w:rsid w:val="00D817AA"/>
    <w:pPr>
      <w:spacing w:after="60"/>
      <w:jc w:val="center"/>
      <w:outlineLvl w:val="1"/>
    </w:pPr>
    <w:rPr>
      <w:rFonts w:ascii="Arial" w:hAnsi="Arial" w:cs="Arial"/>
    </w:rPr>
  </w:style>
  <w:style w:type="table" w:styleId="13">
    <w:name w:val="Table 3D effects 1"/>
    <w:basedOn w:val="a6"/>
    <w:rsid w:val="00A7254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3D effects 2"/>
    <w:basedOn w:val="a6"/>
    <w:rsid w:val="00A7254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6"/>
    <w:rsid w:val="00A7254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6"/>
    <w:rsid w:val="00A7254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lassic 2"/>
    <w:basedOn w:val="a6"/>
    <w:rsid w:val="00A7254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6"/>
    <w:rsid w:val="00A725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6"/>
    <w:rsid w:val="00A7254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6"/>
    <w:rsid w:val="00A725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orful 2"/>
    <w:basedOn w:val="a6"/>
    <w:rsid w:val="00A7254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6"/>
    <w:rsid w:val="00A7254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6"/>
    <w:rsid w:val="00A7254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umns 2"/>
    <w:basedOn w:val="a6"/>
    <w:rsid w:val="00A7254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6"/>
    <w:rsid w:val="00A7254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6"/>
    <w:rsid w:val="00A7254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6"/>
    <w:rsid w:val="00A7254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7">
    <w:name w:val="Table Contemporary"/>
    <w:basedOn w:val="a6"/>
    <w:rsid w:val="00A725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8">
    <w:name w:val="Table Elegant"/>
    <w:basedOn w:val="a6"/>
    <w:rsid w:val="00A7254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Grid 1"/>
    <w:basedOn w:val="a6"/>
    <w:rsid w:val="00A7254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Grid 2"/>
    <w:basedOn w:val="a6"/>
    <w:rsid w:val="00A7254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6"/>
    <w:rsid w:val="00A7254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6"/>
    <w:rsid w:val="00A7254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6"/>
    <w:rsid w:val="00A7254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6"/>
    <w:rsid w:val="00A7254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6"/>
    <w:rsid w:val="00A7254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6"/>
    <w:rsid w:val="00A7254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">
    <w:name w:val="Table List 1"/>
    <w:basedOn w:val="a6"/>
    <w:rsid w:val="00A725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6"/>
    <w:rsid w:val="00A725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6"/>
    <w:rsid w:val="00A7254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6"/>
    <w:rsid w:val="00A7254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6"/>
    <w:rsid w:val="00A7254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6"/>
    <w:rsid w:val="00A725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6"/>
    <w:rsid w:val="00A725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6"/>
    <w:rsid w:val="00A725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9">
    <w:name w:val="table of authorities"/>
    <w:basedOn w:val="a4"/>
    <w:next w:val="a4"/>
    <w:rsid w:val="00D817AA"/>
    <w:pPr>
      <w:ind w:left="240" w:hanging="240"/>
    </w:pPr>
  </w:style>
  <w:style w:type="paragraph" w:styleId="affffa">
    <w:name w:val="table of figures"/>
    <w:next w:val="Paragraph"/>
    <w:uiPriority w:val="99"/>
    <w:rsid w:val="00247035"/>
    <w:pPr>
      <w:tabs>
        <w:tab w:val="right" w:leader="dot" w:pos="9000"/>
        <w:tab w:val="right" w:leader="dot" w:pos="9072"/>
      </w:tabs>
      <w:ind w:left="835" w:hanging="475"/>
    </w:pPr>
    <w:rPr>
      <w:sz w:val="24"/>
      <w:szCs w:val="24"/>
      <w:lang w:val="en-US" w:eastAsia="en-US"/>
    </w:rPr>
  </w:style>
  <w:style w:type="table" w:styleId="affffb">
    <w:name w:val="Table Professional"/>
    <w:basedOn w:val="a6"/>
    <w:rsid w:val="00A7254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6"/>
    <w:rsid w:val="00A7254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6"/>
    <w:rsid w:val="00A725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6"/>
    <w:rsid w:val="00A7254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6"/>
    <w:rsid w:val="00A725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6"/>
    <w:rsid w:val="00A725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c">
    <w:name w:val="Table Theme"/>
    <w:basedOn w:val="a6"/>
    <w:rsid w:val="00A72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0">
    <w:name w:val="Table Web 1"/>
    <w:basedOn w:val="a6"/>
    <w:rsid w:val="00A7254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Web 2"/>
    <w:basedOn w:val="a6"/>
    <w:rsid w:val="00A7254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Web 3"/>
    <w:basedOn w:val="a6"/>
    <w:rsid w:val="00A7254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d">
    <w:name w:val="toa heading"/>
    <w:basedOn w:val="a4"/>
    <w:next w:val="a4"/>
    <w:rsid w:val="00D817AA"/>
    <w:pPr>
      <w:spacing w:before="120"/>
    </w:pPr>
    <w:rPr>
      <w:rFonts w:ascii="Arial" w:hAnsi="Arial" w:cs="Arial"/>
      <w:b/>
      <w:bCs/>
    </w:rPr>
  </w:style>
  <w:style w:type="paragraph" w:customStyle="1" w:styleId="Heading1NoTOC">
    <w:name w:val="Heading 1 No TOC"/>
    <w:basedOn w:val="Heading1Unnumbered"/>
    <w:next w:val="Paragraph"/>
    <w:rsid w:val="00D817AA"/>
    <w:pPr>
      <w:outlineLvl w:val="9"/>
    </w:pPr>
  </w:style>
  <w:style w:type="paragraph" w:customStyle="1" w:styleId="Heading2NoTOC">
    <w:name w:val="Heading 2 No TOC"/>
    <w:basedOn w:val="20"/>
    <w:next w:val="Paragraph"/>
    <w:rsid w:val="00D817AA"/>
    <w:pPr>
      <w:numPr>
        <w:ilvl w:val="0"/>
        <w:numId w:val="0"/>
      </w:numPr>
      <w:outlineLvl w:val="9"/>
    </w:pPr>
    <w:rPr>
      <w:bCs w:val="0"/>
      <w:snapToGrid w:val="0"/>
    </w:rPr>
  </w:style>
  <w:style w:type="character" w:customStyle="1" w:styleId="Citation">
    <w:name w:val="Citation"/>
    <w:semiHidden/>
    <w:rsid w:val="00D817AA"/>
    <w:rPr>
      <w:vertAlign w:val="superscript"/>
    </w:rPr>
  </w:style>
  <w:style w:type="paragraph" w:customStyle="1" w:styleId="Appendix">
    <w:name w:val="Appendix"/>
    <w:basedOn w:val="Heading2NoTOC"/>
    <w:next w:val="Paragraph"/>
    <w:rsid w:val="00D817AA"/>
    <w:pPr>
      <w:tabs>
        <w:tab w:val="num" w:pos="2160"/>
      </w:tabs>
      <w:ind w:left="2160" w:hanging="2160"/>
    </w:pPr>
  </w:style>
  <w:style w:type="paragraph" w:customStyle="1" w:styleId="Heading2Unnumbered">
    <w:name w:val="Heading 2 Unnumbered"/>
    <w:basedOn w:val="20"/>
    <w:next w:val="Paragraph"/>
    <w:rsid w:val="00D817AA"/>
    <w:pPr>
      <w:numPr>
        <w:ilvl w:val="0"/>
        <w:numId w:val="0"/>
      </w:numPr>
    </w:pPr>
  </w:style>
  <w:style w:type="paragraph" w:customStyle="1" w:styleId="TableLeft">
    <w:name w:val="Table Left"/>
    <w:link w:val="TableLeftChar"/>
    <w:rsid w:val="00D817AA"/>
    <w:pPr>
      <w:spacing w:after="60"/>
    </w:pPr>
    <w:rPr>
      <w:sz w:val="24"/>
      <w:lang w:val="en-US" w:eastAsia="en-US"/>
    </w:rPr>
  </w:style>
  <w:style w:type="paragraph" w:customStyle="1" w:styleId="TableFixedWidth">
    <w:name w:val="Table Fixed Width"/>
    <w:rsid w:val="00D817AA"/>
    <w:rPr>
      <w:rFonts w:ascii="Courier New" w:hAnsi="Courier New"/>
      <w:lang w:val="en-US" w:eastAsia="en-US"/>
    </w:rPr>
  </w:style>
  <w:style w:type="paragraph" w:customStyle="1" w:styleId="TableFootnoteSymbol">
    <w:name w:val="Table Footnote Symbol"/>
    <w:basedOn w:val="TableFootnote"/>
    <w:rsid w:val="00D817AA"/>
    <w:pPr>
      <w:numPr>
        <w:numId w:val="0"/>
      </w:numPr>
      <w:tabs>
        <w:tab w:val="left" w:pos="360"/>
      </w:tabs>
      <w:ind w:left="360" w:hanging="360"/>
    </w:pPr>
  </w:style>
  <w:style w:type="paragraph" w:customStyle="1" w:styleId="TableFootnoteLetter">
    <w:name w:val="Table Footnote Letter"/>
    <w:basedOn w:val="TableFootnote"/>
    <w:link w:val="TableFootnoteLetterChar"/>
    <w:rsid w:val="00D817AA"/>
    <w:pPr>
      <w:numPr>
        <w:numId w:val="18"/>
      </w:numPr>
    </w:pPr>
  </w:style>
  <w:style w:type="paragraph" w:customStyle="1" w:styleId="ListEnd">
    <w:name w:val="List End"/>
    <w:basedOn w:val="a0"/>
    <w:next w:val="Paragraph"/>
    <w:rsid w:val="00D817AA"/>
    <w:pPr>
      <w:numPr>
        <w:numId w:val="0"/>
      </w:numPr>
    </w:pPr>
  </w:style>
  <w:style w:type="paragraph" w:customStyle="1" w:styleId="TableEndofTextTitle">
    <w:name w:val="Table End of Text Title"/>
    <w:next w:val="TableHead"/>
    <w:rsid w:val="00D817AA"/>
    <w:pPr>
      <w:tabs>
        <w:tab w:val="left" w:pos="1440"/>
      </w:tabs>
      <w:ind w:left="1440" w:hanging="1440"/>
    </w:pPr>
    <w:rPr>
      <w:rFonts w:ascii="Arial" w:hAnsi="Arial"/>
      <w:b/>
      <w:sz w:val="24"/>
      <w:szCs w:val="24"/>
      <w:lang w:val="en-US" w:eastAsia="en-US"/>
    </w:rPr>
  </w:style>
  <w:style w:type="paragraph" w:customStyle="1" w:styleId="TableTitleContinued">
    <w:name w:val="Table Title Continued"/>
    <w:basedOn w:val="a4"/>
    <w:rsid w:val="00D817AA"/>
    <w:pPr>
      <w:keepNext/>
      <w:keepLines/>
    </w:pPr>
    <w:rPr>
      <w:rFonts w:ascii="Arial" w:hAnsi="Arial"/>
      <w:b/>
    </w:rPr>
  </w:style>
  <w:style w:type="character" w:customStyle="1" w:styleId="ActionRequired">
    <w:name w:val="Action Required"/>
    <w:rsid w:val="007716AC"/>
    <w:rPr>
      <w:color w:val="008000"/>
    </w:rPr>
  </w:style>
  <w:style w:type="paragraph" w:customStyle="1" w:styleId="FigureEndofTextTitle">
    <w:name w:val="Figure End of Text Title"/>
    <w:next w:val="Figure"/>
    <w:rsid w:val="00D817AA"/>
    <w:pPr>
      <w:keepNext/>
      <w:tabs>
        <w:tab w:val="left" w:pos="1440"/>
      </w:tabs>
      <w:ind w:left="1440" w:hanging="1440"/>
    </w:pPr>
    <w:rPr>
      <w:rFonts w:ascii="Arial" w:hAnsi="Arial"/>
      <w:b/>
      <w:sz w:val="24"/>
      <w:szCs w:val="24"/>
      <w:lang w:val="en-US" w:eastAsia="en-US"/>
    </w:rPr>
  </w:style>
  <w:style w:type="paragraph" w:customStyle="1" w:styleId="ListLetter2">
    <w:name w:val="List Letter 2"/>
    <w:rsid w:val="00D817AA"/>
    <w:pPr>
      <w:numPr>
        <w:numId w:val="4"/>
      </w:numPr>
    </w:pPr>
    <w:rPr>
      <w:sz w:val="24"/>
      <w:lang w:val="en-US" w:eastAsia="en-US"/>
    </w:rPr>
  </w:style>
  <w:style w:type="paragraph" w:customStyle="1" w:styleId="ListLetter3">
    <w:name w:val="List Letter 3"/>
    <w:rsid w:val="00D817AA"/>
    <w:pPr>
      <w:numPr>
        <w:numId w:val="8"/>
      </w:numPr>
    </w:pPr>
    <w:rPr>
      <w:sz w:val="24"/>
      <w:lang w:val="en-US" w:eastAsia="en-US"/>
    </w:rPr>
  </w:style>
  <w:style w:type="character" w:customStyle="1" w:styleId="aff3">
    <w:name w:val="Текст примечания Знак"/>
    <w:link w:val="aff2"/>
    <w:uiPriority w:val="99"/>
    <w:locked/>
    <w:rsid w:val="007D1813"/>
    <w:rPr>
      <w:lang w:val="en-US" w:eastAsia="en-US" w:bidi="ar-SA"/>
    </w:rPr>
  </w:style>
  <w:style w:type="character" w:customStyle="1" w:styleId="ParagraphChar">
    <w:name w:val="Paragraph Char"/>
    <w:link w:val="Paragraph"/>
    <w:locked/>
    <w:rsid w:val="0084537C"/>
    <w:rPr>
      <w:sz w:val="24"/>
      <w:szCs w:val="24"/>
      <w:lang w:val="en-US" w:eastAsia="en-US" w:bidi="ar-SA"/>
    </w:rPr>
  </w:style>
  <w:style w:type="character" w:customStyle="1" w:styleId="10">
    <w:name w:val="Заголовок 1 Знак"/>
    <w:aliases w:val="@Lev1 Знак,h1 Знак,IG-Head1 Знак,Заголовок 1-2 Знак,(1.) Знак1,Заголовок 1 Знак2 Знак1,Заголовок 1 Знак1 Знак Знак1,Заголовок 1 Знак Знак Знак Знак1,Назаренко1 Знак Знак Знак Знак1,Заголовок 1 Знак Знак1 Знак1,Заголовок 1 Знак1 Знак2"/>
    <w:link w:val="1"/>
    <w:locked/>
    <w:rsid w:val="00DC38BB"/>
    <w:rPr>
      <w:b/>
      <w:bCs/>
      <w:caps/>
      <w:kern w:val="32"/>
      <w:sz w:val="24"/>
      <w:szCs w:val="24"/>
      <w:lang w:val="en-US" w:eastAsia="en-US"/>
    </w:rPr>
  </w:style>
  <w:style w:type="character" w:customStyle="1" w:styleId="23">
    <w:name w:val="Заголовок 2 Знак"/>
    <w:aliases w:val="@Lev2 Знак,Heading two Знак,(1.1) Знак,Назаренко2 Знак"/>
    <w:link w:val="20"/>
    <w:locked/>
    <w:rsid w:val="00DE537B"/>
    <w:rPr>
      <w:rFonts w:eastAsia="TTE12574B0t00"/>
      <w:b/>
      <w:bCs/>
      <w:iCs/>
      <w:sz w:val="24"/>
      <w:szCs w:val="28"/>
    </w:rPr>
  </w:style>
  <w:style w:type="character" w:customStyle="1" w:styleId="SynopsisHeadingChar">
    <w:name w:val="Synopsis Heading Char"/>
    <w:rsid w:val="00C47393"/>
    <w:rPr>
      <w:rFonts w:cs="Times New Roman"/>
      <w:b/>
      <w:bCs/>
      <w:lang w:val="en-US" w:eastAsia="en-US" w:bidi="ar-SA"/>
    </w:rPr>
  </w:style>
  <w:style w:type="character" w:customStyle="1" w:styleId="TableTitleChar">
    <w:name w:val="Table Title Char"/>
    <w:link w:val="TableTitle"/>
    <w:locked/>
    <w:rsid w:val="006B318D"/>
    <w:rPr>
      <w:rFonts w:ascii="Arial" w:hAnsi="Arial"/>
      <w:b/>
      <w:sz w:val="24"/>
      <w:szCs w:val="24"/>
      <w:lang w:val="en-US" w:eastAsia="en-US" w:bidi="ar-SA"/>
    </w:rPr>
  </w:style>
  <w:style w:type="character" w:customStyle="1" w:styleId="TableFootnoteLetterChar">
    <w:name w:val="Table Footnote Letter Char"/>
    <w:link w:val="TableFootnoteLetter"/>
    <w:locked/>
    <w:rsid w:val="006B318D"/>
    <w:rPr>
      <w:sz w:val="18"/>
      <w:lang w:val="en-US" w:eastAsia="en-US"/>
    </w:rPr>
  </w:style>
  <w:style w:type="paragraph" w:customStyle="1" w:styleId="TableText0">
    <w:name w:val="TableText"/>
    <w:basedOn w:val="a4"/>
    <w:uiPriority w:val="99"/>
    <w:rsid w:val="006B318D"/>
    <w:pPr>
      <w:spacing w:before="60" w:after="60"/>
    </w:pPr>
    <w:rPr>
      <w:sz w:val="20"/>
      <w:szCs w:val="20"/>
    </w:rPr>
  </w:style>
  <w:style w:type="character" w:customStyle="1" w:styleId="32">
    <w:name w:val="Заголовок 3 Знак"/>
    <w:aliases w:val="Заголовок 3 Знак1 Знак,Заголовок 3 Знак Знак Знак Знак Знак1 Знак,(1.1.1) Знак,Заголовок 3 Знак Знак Знак Знак1,Заголовок 3 Знак Знак Знак Знак Знак,Назаренко3 Знак1,Назаренко3 Знак Знак,Назаренко3 Знак Знак Знак Знак"/>
    <w:link w:val="3"/>
    <w:locked/>
    <w:rsid w:val="00DE537B"/>
    <w:rPr>
      <w:b/>
      <w:bCs/>
      <w:sz w:val="24"/>
      <w:szCs w:val="24"/>
    </w:rPr>
  </w:style>
  <w:style w:type="character" w:customStyle="1" w:styleId="40">
    <w:name w:val="Заголовок 4 Знак"/>
    <w:aliases w:val="(1.1.1.1) Знак,Таблица Знак,Заголовок 4 Знак1 Знак,Заголовок 4 Знак Знак Знак,Заголовок 4 Знак Знак Знак Знак Знак"/>
    <w:link w:val="4"/>
    <w:locked/>
    <w:rsid w:val="00DC38BB"/>
    <w:rPr>
      <w:bCs/>
      <w:sz w:val="24"/>
      <w:szCs w:val="24"/>
    </w:rPr>
  </w:style>
  <w:style w:type="character" w:customStyle="1" w:styleId="50">
    <w:name w:val="Заголовок 5 Знак"/>
    <w:aliases w:val="DO NOT USE Знак, DO NOT USE Знак"/>
    <w:link w:val="5"/>
    <w:locked/>
    <w:rsid w:val="00E21312"/>
    <w:rPr>
      <w:rFonts w:ascii="Arial" w:hAnsi="Arial"/>
      <w:b/>
      <w:bCs/>
      <w:iCs/>
      <w:smallCaps/>
      <w:sz w:val="22"/>
      <w:szCs w:val="22"/>
    </w:rPr>
  </w:style>
  <w:style w:type="character" w:customStyle="1" w:styleId="60">
    <w:name w:val="Заголовок 6 Знак"/>
    <w:link w:val="6"/>
    <w:locked/>
    <w:rsid w:val="00E21312"/>
    <w:rPr>
      <w:rFonts w:ascii="Arial" w:hAnsi="Arial"/>
      <w:b/>
      <w:bCs/>
      <w:sz w:val="22"/>
      <w:szCs w:val="22"/>
    </w:rPr>
  </w:style>
  <w:style w:type="character" w:customStyle="1" w:styleId="70">
    <w:name w:val="Заголовок 7 Знак"/>
    <w:aliases w:val="DO NOT USE3 Знак,DO NOT USE31 Знак,DO NOT USE311 Знак,DontUse! Знак"/>
    <w:link w:val="7"/>
    <w:locked/>
    <w:rsid w:val="00E21312"/>
    <w:rPr>
      <w:rFonts w:ascii="Arial" w:hAnsi="Arial"/>
      <w:i/>
      <w:sz w:val="22"/>
      <w:szCs w:val="24"/>
    </w:rPr>
  </w:style>
  <w:style w:type="character" w:customStyle="1" w:styleId="80">
    <w:name w:val="Заголовок 8 Знак"/>
    <w:aliases w:val="titre:d Знак,DO NOT USE2 Знак,DO NOT USE21 Знак,DO NOT USE211 Знак,don'tUse Знак"/>
    <w:link w:val="8"/>
    <w:locked/>
    <w:rsid w:val="00E21312"/>
    <w:rPr>
      <w:rFonts w:ascii="Arial" w:hAnsi="Arial"/>
      <w:i/>
      <w:iCs/>
      <w:sz w:val="22"/>
      <w:szCs w:val="24"/>
    </w:rPr>
  </w:style>
  <w:style w:type="character" w:customStyle="1" w:styleId="90">
    <w:name w:val="Заголовок 9 Знак"/>
    <w:aliases w:val="DO NOT USE1 Знак,DO NOT USE11 Знак,DO NOT USE111 Знак,Don'tUse Знак"/>
    <w:link w:val="9"/>
    <w:locked/>
    <w:rsid w:val="00E21312"/>
    <w:rPr>
      <w:rFonts w:ascii="Arial" w:hAnsi="Arial"/>
      <w:i/>
      <w:sz w:val="22"/>
      <w:szCs w:val="24"/>
    </w:rPr>
  </w:style>
  <w:style w:type="character" w:customStyle="1" w:styleId="aa">
    <w:name w:val="Название Знак"/>
    <w:link w:val="a9"/>
    <w:locked/>
    <w:rsid w:val="00EE5EF1"/>
    <w:rPr>
      <w:b/>
      <w:bCs/>
      <w:caps/>
      <w:kern w:val="32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locked/>
    <w:rsid w:val="00E21312"/>
    <w:rPr>
      <w:lang w:val="en-US" w:eastAsia="en-US" w:bidi="ar-SA"/>
    </w:rPr>
  </w:style>
  <w:style w:type="character" w:customStyle="1" w:styleId="ae">
    <w:name w:val="Нижний колонтитул Знак"/>
    <w:link w:val="ad"/>
    <w:uiPriority w:val="99"/>
    <w:locked/>
    <w:rsid w:val="00E21312"/>
    <w:rPr>
      <w:lang w:val="en-US" w:eastAsia="en-US" w:bidi="ar-SA"/>
    </w:rPr>
  </w:style>
  <w:style w:type="character" w:customStyle="1" w:styleId="af4">
    <w:name w:val="Текст концевой сноски Знак"/>
    <w:link w:val="af3"/>
    <w:semiHidden/>
    <w:locked/>
    <w:rsid w:val="00E21312"/>
    <w:rPr>
      <w:sz w:val="24"/>
      <w:lang w:val="en-US" w:eastAsia="en-US" w:bidi="ar-SA"/>
    </w:rPr>
  </w:style>
  <w:style w:type="character" w:customStyle="1" w:styleId="af7">
    <w:name w:val="Текст выноски Знак"/>
    <w:link w:val="af6"/>
    <w:semiHidden/>
    <w:locked/>
    <w:rsid w:val="00E21312"/>
    <w:rPr>
      <w:rFonts w:ascii="Tahoma" w:hAnsi="Tahoma" w:cs="Tahoma"/>
      <w:sz w:val="16"/>
      <w:szCs w:val="16"/>
      <w:lang w:val="en-US" w:eastAsia="en-US" w:bidi="ar-SA"/>
    </w:rPr>
  </w:style>
  <w:style w:type="character" w:customStyle="1" w:styleId="afa">
    <w:name w:val="Основной текст Знак"/>
    <w:link w:val="af9"/>
    <w:locked/>
    <w:rsid w:val="00E21312"/>
    <w:rPr>
      <w:sz w:val="24"/>
      <w:szCs w:val="24"/>
      <w:lang w:val="en-US" w:eastAsia="en-US" w:bidi="ar-SA"/>
    </w:rPr>
  </w:style>
  <w:style w:type="character" w:customStyle="1" w:styleId="26">
    <w:name w:val="Основной текст 2 Знак"/>
    <w:link w:val="25"/>
    <w:locked/>
    <w:rsid w:val="00E21312"/>
    <w:rPr>
      <w:sz w:val="24"/>
      <w:szCs w:val="24"/>
      <w:lang w:val="en-US" w:eastAsia="en-US" w:bidi="ar-SA"/>
    </w:rPr>
  </w:style>
  <w:style w:type="character" w:customStyle="1" w:styleId="35">
    <w:name w:val="Основной текст 3 Знак"/>
    <w:link w:val="34"/>
    <w:locked/>
    <w:rsid w:val="00E21312"/>
    <w:rPr>
      <w:sz w:val="16"/>
      <w:szCs w:val="16"/>
      <w:lang w:val="en-US" w:eastAsia="en-US" w:bidi="ar-SA"/>
    </w:rPr>
  </w:style>
  <w:style w:type="character" w:customStyle="1" w:styleId="afc">
    <w:name w:val="Красная строка Знак"/>
    <w:basedOn w:val="afa"/>
    <w:link w:val="afb"/>
    <w:locked/>
    <w:rsid w:val="00E21312"/>
    <w:rPr>
      <w:sz w:val="24"/>
      <w:szCs w:val="24"/>
      <w:lang w:val="en-US" w:eastAsia="en-US" w:bidi="ar-SA"/>
    </w:rPr>
  </w:style>
  <w:style w:type="character" w:customStyle="1" w:styleId="afe">
    <w:name w:val="Основной текст с отступом Знак"/>
    <w:link w:val="afd"/>
    <w:locked/>
    <w:rsid w:val="00E21312"/>
    <w:rPr>
      <w:sz w:val="24"/>
      <w:szCs w:val="24"/>
      <w:lang w:val="en-US" w:eastAsia="en-US" w:bidi="ar-SA"/>
    </w:rPr>
  </w:style>
  <w:style w:type="character" w:customStyle="1" w:styleId="28">
    <w:name w:val="Красная строка 2 Знак"/>
    <w:basedOn w:val="afe"/>
    <w:link w:val="27"/>
    <w:locked/>
    <w:rsid w:val="00E21312"/>
    <w:rPr>
      <w:sz w:val="24"/>
      <w:szCs w:val="24"/>
      <w:lang w:val="en-US" w:eastAsia="en-US" w:bidi="ar-SA"/>
    </w:rPr>
  </w:style>
  <w:style w:type="character" w:customStyle="1" w:styleId="2a">
    <w:name w:val="Основной текст с отступом 2 Знак"/>
    <w:link w:val="29"/>
    <w:locked/>
    <w:rsid w:val="00E21312"/>
    <w:rPr>
      <w:sz w:val="24"/>
      <w:szCs w:val="24"/>
      <w:lang w:val="en-US" w:eastAsia="en-US" w:bidi="ar-SA"/>
    </w:rPr>
  </w:style>
  <w:style w:type="character" w:customStyle="1" w:styleId="37">
    <w:name w:val="Основной текст с отступом 3 Знак"/>
    <w:link w:val="36"/>
    <w:locked/>
    <w:rsid w:val="00E21312"/>
    <w:rPr>
      <w:sz w:val="16"/>
      <w:szCs w:val="16"/>
      <w:lang w:val="en-US" w:eastAsia="en-US" w:bidi="ar-SA"/>
    </w:rPr>
  </w:style>
  <w:style w:type="character" w:customStyle="1" w:styleId="aff0">
    <w:name w:val="Прощание Знак"/>
    <w:link w:val="aff"/>
    <w:locked/>
    <w:rsid w:val="00E21312"/>
    <w:rPr>
      <w:sz w:val="24"/>
      <w:szCs w:val="24"/>
      <w:lang w:val="en-US" w:eastAsia="en-US" w:bidi="ar-SA"/>
    </w:rPr>
  </w:style>
  <w:style w:type="character" w:customStyle="1" w:styleId="aff5">
    <w:name w:val="Тема примечания Знак"/>
    <w:link w:val="aff4"/>
    <w:semiHidden/>
    <w:locked/>
    <w:rsid w:val="00E21312"/>
    <w:rPr>
      <w:b/>
      <w:bCs/>
      <w:lang w:val="en-US" w:eastAsia="en-US" w:bidi="ar-SA"/>
    </w:rPr>
  </w:style>
  <w:style w:type="character" w:customStyle="1" w:styleId="aff7">
    <w:name w:val="Дата Знак"/>
    <w:link w:val="aff6"/>
    <w:locked/>
    <w:rsid w:val="00E21312"/>
    <w:rPr>
      <w:sz w:val="24"/>
      <w:szCs w:val="24"/>
      <w:lang w:val="en-US" w:eastAsia="en-US" w:bidi="ar-SA"/>
    </w:rPr>
  </w:style>
  <w:style w:type="character" w:customStyle="1" w:styleId="aff9">
    <w:name w:val="Схема документа Знак"/>
    <w:link w:val="aff8"/>
    <w:semiHidden/>
    <w:locked/>
    <w:rsid w:val="00E21312"/>
    <w:rPr>
      <w:rFonts w:ascii="Tahoma" w:hAnsi="Tahoma" w:cs="Tahoma"/>
      <w:sz w:val="24"/>
      <w:szCs w:val="24"/>
      <w:lang w:val="en-US" w:eastAsia="en-US" w:bidi="ar-SA"/>
    </w:rPr>
  </w:style>
  <w:style w:type="character" w:customStyle="1" w:styleId="affb">
    <w:name w:val="Электронная подпись Знак"/>
    <w:link w:val="affa"/>
    <w:locked/>
    <w:rsid w:val="00E21312"/>
    <w:rPr>
      <w:sz w:val="24"/>
      <w:szCs w:val="24"/>
      <w:lang w:val="en-US" w:eastAsia="en-US" w:bidi="ar-SA"/>
    </w:rPr>
  </w:style>
  <w:style w:type="character" w:customStyle="1" w:styleId="afff1">
    <w:name w:val="Текст сноски Знак"/>
    <w:link w:val="afff0"/>
    <w:semiHidden/>
    <w:locked/>
    <w:rsid w:val="00E21312"/>
    <w:rPr>
      <w:lang w:val="en-US" w:eastAsia="en-US" w:bidi="ar-SA"/>
    </w:rPr>
  </w:style>
  <w:style w:type="character" w:customStyle="1" w:styleId="HTML1">
    <w:name w:val="Адрес HTML Знак"/>
    <w:link w:val="HTML0"/>
    <w:locked/>
    <w:rsid w:val="00E21312"/>
    <w:rPr>
      <w:i/>
      <w:iCs/>
      <w:sz w:val="24"/>
      <w:szCs w:val="24"/>
      <w:lang w:val="en-US" w:eastAsia="en-US" w:bidi="ar-SA"/>
    </w:rPr>
  </w:style>
  <w:style w:type="character" w:customStyle="1" w:styleId="HTML7">
    <w:name w:val="Стандартный HTML Знак"/>
    <w:link w:val="HTML6"/>
    <w:uiPriority w:val="99"/>
    <w:locked/>
    <w:rsid w:val="00E21312"/>
    <w:rPr>
      <w:rFonts w:ascii="Courier New" w:hAnsi="Courier New" w:cs="Courier New"/>
      <w:lang w:val="en-US" w:eastAsia="en-US" w:bidi="ar-SA"/>
    </w:rPr>
  </w:style>
  <w:style w:type="character" w:customStyle="1" w:styleId="afff7">
    <w:name w:val="Текст макроса Знак"/>
    <w:link w:val="afff6"/>
    <w:semiHidden/>
    <w:locked/>
    <w:rsid w:val="00E21312"/>
    <w:rPr>
      <w:rFonts w:ascii="Courier New" w:hAnsi="Courier New" w:cs="Courier New"/>
      <w:lang w:val="en-US" w:eastAsia="en-US" w:bidi="ar-SA"/>
    </w:rPr>
  </w:style>
  <w:style w:type="character" w:customStyle="1" w:styleId="afff9">
    <w:name w:val="Шапка Знак"/>
    <w:link w:val="afff8"/>
    <w:locked/>
    <w:rsid w:val="00E21312"/>
    <w:rPr>
      <w:rFonts w:ascii="Arial" w:hAnsi="Arial" w:cs="Arial"/>
      <w:sz w:val="24"/>
      <w:szCs w:val="24"/>
      <w:lang w:val="en-US" w:eastAsia="en-US" w:bidi="ar-SA"/>
    </w:rPr>
  </w:style>
  <w:style w:type="character" w:customStyle="1" w:styleId="afffd">
    <w:name w:val="Заголовок записки Знак"/>
    <w:link w:val="afffc"/>
    <w:locked/>
    <w:rsid w:val="00E21312"/>
    <w:rPr>
      <w:sz w:val="24"/>
      <w:szCs w:val="24"/>
      <w:lang w:val="en-US" w:eastAsia="en-US" w:bidi="ar-SA"/>
    </w:rPr>
  </w:style>
  <w:style w:type="character" w:customStyle="1" w:styleId="affff">
    <w:name w:val="Текст Знак"/>
    <w:link w:val="afffe"/>
    <w:locked/>
    <w:rsid w:val="00E21312"/>
    <w:rPr>
      <w:rFonts w:ascii="Courier New" w:hAnsi="Courier New" w:cs="Courier New"/>
      <w:lang w:val="en-US" w:eastAsia="en-US" w:bidi="ar-SA"/>
    </w:rPr>
  </w:style>
  <w:style w:type="character" w:customStyle="1" w:styleId="affff1">
    <w:name w:val="Приветствие Знак"/>
    <w:link w:val="affff0"/>
    <w:locked/>
    <w:rsid w:val="00E21312"/>
    <w:rPr>
      <w:sz w:val="24"/>
      <w:szCs w:val="24"/>
      <w:lang w:val="en-US" w:eastAsia="en-US" w:bidi="ar-SA"/>
    </w:rPr>
  </w:style>
  <w:style w:type="character" w:customStyle="1" w:styleId="affff3">
    <w:name w:val="Подпись Знак"/>
    <w:link w:val="affff2"/>
    <w:locked/>
    <w:rsid w:val="00E21312"/>
    <w:rPr>
      <w:sz w:val="24"/>
      <w:szCs w:val="24"/>
      <w:lang w:val="en-US" w:eastAsia="en-US" w:bidi="ar-SA"/>
    </w:rPr>
  </w:style>
  <w:style w:type="character" w:customStyle="1" w:styleId="affff6">
    <w:name w:val="Подзаголовок Знак"/>
    <w:link w:val="affff5"/>
    <w:locked/>
    <w:rsid w:val="00E21312"/>
    <w:rPr>
      <w:rFonts w:ascii="Arial" w:hAnsi="Arial" w:cs="Arial"/>
      <w:sz w:val="24"/>
      <w:szCs w:val="24"/>
      <w:lang w:val="en-US" w:eastAsia="en-US" w:bidi="ar-SA"/>
    </w:rPr>
  </w:style>
  <w:style w:type="paragraph" w:customStyle="1" w:styleId="Bullet">
    <w:name w:val="Bullet"/>
    <w:basedOn w:val="a4"/>
    <w:rsid w:val="00E21312"/>
    <w:pPr>
      <w:tabs>
        <w:tab w:val="left" w:pos="360"/>
      </w:tabs>
      <w:overflowPunct w:val="0"/>
      <w:autoSpaceDE w:val="0"/>
      <w:autoSpaceDN w:val="0"/>
      <w:adjustRightInd w:val="0"/>
      <w:spacing w:line="360" w:lineRule="auto"/>
      <w:ind w:left="1080" w:hanging="360"/>
      <w:textAlignment w:val="baseline"/>
    </w:pPr>
    <w:rPr>
      <w:szCs w:val="20"/>
    </w:rPr>
  </w:style>
  <w:style w:type="paragraph" w:customStyle="1" w:styleId="BodyTextSmall">
    <w:name w:val="Body Text Small"/>
    <w:basedOn w:val="a4"/>
    <w:rsid w:val="00E21312"/>
    <w:pPr>
      <w:overflowPunct w:val="0"/>
      <w:autoSpaceDE w:val="0"/>
      <w:autoSpaceDN w:val="0"/>
      <w:adjustRightInd w:val="0"/>
      <w:spacing w:before="120" w:after="180" w:line="360" w:lineRule="auto"/>
      <w:textAlignment w:val="baseline"/>
    </w:pPr>
    <w:rPr>
      <w:rFonts w:ascii="Arial" w:hAnsi="Arial"/>
      <w:sz w:val="20"/>
      <w:szCs w:val="20"/>
    </w:rPr>
  </w:style>
  <w:style w:type="paragraph" w:customStyle="1" w:styleId="Reference">
    <w:name w:val="Reference"/>
    <w:basedOn w:val="a4"/>
    <w:rsid w:val="00E21312"/>
    <w:pPr>
      <w:overflowPunct w:val="0"/>
      <w:autoSpaceDE w:val="0"/>
      <w:autoSpaceDN w:val="0"/>
      <w:adjustRightInd w:val="0"/>
      <w:spacing w:before="120" w:line="360" w:lineRule="auto"/>
      <w:ind w:firstLine="357"/>
      <w:textAlignment w:val="baseline"/>
    </w:pPr>
    <w:rPr>
      <w:szCs w:val="20"/>
    </w:rPr>
  </w:style>
  <w:style w:type="paragraph" w:customStyle="1" w:styleId="Sign">
    <w:name w:val="Sign"/>
    <w:basedOn w:val="a4"/>
    <w:rsid w:val="00E21312"/>
    <w:pPr>
      <w:overflowPunct w:val="0"/>
      <w:autoSpaceDE w:val="0"/>
      <w:autoSpaceDN w:val="0"/>
      <w:adjustRightInd w:val="0"/>
      <w:spacing w:before="120" w:after="180" w:line="360" w:lineRule="auto"/>
      <w:textAlignment w:val="baseline"/>
    </w:pPr>
    <w:rPr>
      <w:rFonts w:ascii="Brush Script MT" w:hAnsi="Brush Script MT"/>
      <w:i/>
      <w:color w:val="00FF00"/>
      <w:szCs w:val="20"/>
    </w:rPr>
  </w:style>
  <w:style w:type="paragraph" w:customStyle="1" w:styleId="CompanyHeading">
    <w:name w:val="Company Heading"/>
    <w:basedOn w:val="a4"/>
    <w:rsid w:val="00E21312"/>
    <w:pPr>
      <w:overflowPunct w:val="0"/>
      <w:autoSpaceDE w:val="0"/>
      <w:autoSpaceDN w:val="0"/>
      <w:adjustRightInd w:val="0"/>
      <w:spacing w:after="180" w:line="360" w:lineRule="auto"/>
      <w:jc w:val="center"/>
      <w:textAlignment w:val="baseline"/>
    </w:pPr>
    <w:rPr>
      <w:b/>
      <w:bCs/>
      <w:caps/>
    </w:rPr>
  </w:style>
  <w:style w:type="paragraph" w:customStyle="1" w:styleId="SynopsisHeading">
    <w:name w:val="Synopsis Heading"/>
    <w:basedOn w:val="a4"/>
    <w:autoRedefine/>
    <w:rsid w:val="00E21312"/>
    <w:pPr>
      <w:overflowPunct w:val="0"/>
      <w:autoSpaceDE w:val="0"/>
      <w:autoSpaceDN w:val="0"/>
      <w:adjustRightInd w:val="0"/>
      <w:spacing w:before="60" w:after="60"/>
      <w:textAlignment w:val="baseline"/>
    </w:pPr>
    <w:rPr>
      <w:b/>
      <w:bCs/>
      <w:sz w:val="20"/>
      <w:szCs w:val="20"/>
    </w:rPr>
  </w:style>
  <w:style w:type="paragraph" w:customStyle="1" w:styleId="SynopsisText">
    <w:name w:val="Synopsis Text"/>
    <w:basedOn w:val="a4"/>
    <w:link w:val="SynopsisTextChar1"/>
    <w:rsid w:val="00E21312"/>
    <w:pPr>
      <w:overflowPunct w:val="0"/>
      <w:autoSpaceDE w:val="0"/>
      <w:autoSpaceDN w:val="0"/>
      <w:adjustRightInd w:val="0"/>
      <w:spacing w:before="60" w:after="60"/>
      <w:ind w:firstLine="14"/>
      <w:textAlignment w:val="baseline"/>
    </w:pPr>
    <w:rPr>
      <w:sz w:val="20"/>
      <w:szCs w:val="20"/>
    </w:rPr>
  </w:style>
  <w:style w:type="character" w:customStyle="1" w:styleId="SynopsisTextChar1">
    <w:name w:val="Synopsis Text Char1"/>
    <w:link w:val="SynopsisText"/>
    <w:locked/>
    <w:rsid w:val="00E21312"/>
    <w:rPr>
      <w:lang w:val="en-US" w:eastAsia="en-US" w:bidi="ar-SA"/>
    </w:rPr>
  </w:style>
  <w:style w:type="paragraph" w:customStyle="1" w:styleId="CoverPageHeading">
    <w:name w:val="Cover Page Heading"/>
    <w:basedOn w:val="SynopsisHeading"/>
    <w:rsid w:val="00E21312"/>
  </w:style>
  <w:style w:type="paragraph" w:customStyle="1" w:styleId="CoverPageText">
    <w:name w:val="Cover Page Text"/>
    <w:basedOn w:val="SynopsisText"/>
    <w:rsid w:val="00E21312"/>
  </w:style>
  <w:style w:type="paragraph" w:customStyle="1" w:styleId="Heading">
    <w:name w:val="Heading"/>
    <w:basedOn w:val="CompanyHeading"/>
    <w:rsid w:val="00E21312"/>
  </w:style>
  <w:style w:type="paragraph" w:customStyle="1" w:styleId="NumberedList">
    <w:name w:val="Numbered List"/>
    <w:basedOn w:val="Bullet"/>
    <w:rsid w:val="00E21312"/>
    <w:pPr>
      <w:numPr>
        <w:numId w:val="16"/>
      </w:numPr>
      <w:tabs>
        <w:tab w:val="clear" w:pos="360"/>
      </w:tabs>
    </w:pPr>
  </w:style>
  <w:style w:type="paragraph" w:customStyle="1" w:styleId="DefinitionTerm">
    <w:name w:val="Definition Term"/>
    <w:basedOn w:val="a4"/>
    <w:next w:val="a4"/>
    <w:rsid w:val="00E21312"/>
    <w:rPr>
      <w:szCs w:val="20"/>
      <w:lang w:val="de-DE" w:eastAsia="de-DE"/>
    </w:rPr>
  </w:style>
  <w:style w:type="character" w:customStyle="1" w:styleId="TableTextChar">
    <w:name w:val="Table Text Char"/>
    <w:rsid w:val="00E21312"/>
    <w:rPr>
      <w:rFonts w:cs="Times New Roman"/>
      <w:lang w:val="en-US" w:eastAsia="en-US" w:bidi="ar-SA"/>
    </w:rPr>
  </w:style>
  <w:style w:type="character" w:customStyle="1" w:styleId="TableHeadingChar">
    <w:name w:val="Table Heading Char"/>
    <w:rsid w:val="00E21312"/>
    <w:rPr>
      <w:rFonts w:cs="Times New Roman"/>
      <w:b/>
      <w:lang w:val="en-US" w:eastAsia="en-US" w:bidi="ar-SA"/>
    </w:rPr>
  </w:style>
  <w:style w:type="paragraph" w:customStyle="1" w:styleId="BulletText2">
    <w:name w:val="Bullet Text 2"/>
    <w:basedOn w:val="a4"/>
    <w:rsid w:val="00E21312"/>
    <w:pPr>
      <w:numPr>
        <w:numId w:val="17"/>
      </w:numPr>
    </w:pPr>
    <w:rPr>
      <w:szCs w:val="20"/>
    </w:rPr>
  </w:style>
  <w:style w:type="paragraph" w:customStyle="1" w:styleId="p0">
    <w:name w:val="p0"/>
    <w:basedOn w:val="a4"/>
    <w:rsid w:val="00E21312"/>
    <w:pPr>
      <w:widowControl w:val="0"/>
      <w:tabs>
        <w:tab w:val="left" w:pos="720"/>
      </w:tabs>
      <w:spacing w:line="240" w:lineRule="atLeast"/>
    </w:pPr>
    <w:rPr>
      <w:rFonts w:ascii="Arial" w:hAnsi="Arial"/>
      <w:szCs w:val="20"/>
      <w:lang w:eastAsia="de-DE"/>
    </w:rPr>
  </w:style>
  <w:style w:type="paragraph" w:customStyle="1" w:styleId="Technical4">
    <w:name w:val="Technical 4"/>
    <w:rsid w:val="00E21312"/>
    <w:pPr>
      <w:tabs>
        <w:tab w:val="left" w:pos="-720"/>
      </w:tabs>
      <w:suppressAutoHyphens/>
    </w:pPr>
    <w:rPr>
      <w:rFonts w:ascii="Courier New" w:hAnsi="Courier New"/>
      <w:b/>
      <w:sz w:val="24"/>
      <w:lang w:val="en-US" w:eastAsia="en-US"/>
    </w:rPr>
  </w:style>
  <w:style w:type="paragraph" w:customStyle="1" w:styleId="BulletList1">
    <w:name w:val="Bullet List 1"/>
    <w:basedOn w:val="a4"/>
    <w:link w:val="BulletList1Char"/>
    <w:rsid w:val="00E21312"/>
    <w:pPr>
      <w:tabs>
        <w:tab w:val="num" w:pos="360"/>
      </w:tabs>
      <w:suppressAutoHyphens/>
      <w:spacing w:before="120"/>
      <w:ind w:left="360" w:hanging="360"/>
    </w:pPr>
    <w:rPr>
      <w:sz w:val="22"/>
      <w:szCs w:val="20"/>
    </w:rPr>
  </w:style>
  <w:style w:type="paragraph" w:customStyle="1" w:styleId="HEADING1NONUM">
    <w:name w:val="HEADING 1 NO NUM"/>
    <w:basedOn w:val="1"/>
    <w:rsid w:val="00E21312"/>
    <w:pPr>
      <w:keepLines w:val="0"/>
      <w:numPr>
        <w:numId w:val="0"/>
      </w:numPr>
      <w:tabs>
        <w:tab w:val="clear" w:pos="480"/>
      </w:tabs>
      <w:spacing w:before="240" w:line="300" w:lineRule="auto"/>
    </w:pPr>
    <w:rPr>
      <w:rFonts w:ascii="Times New Roman Bold" w:hAnsi="Times New Roman Bold"/>
      <w:kern w:val="0"/>
    </w:rPr>
  </w:style>
  <w:style w:type="paragraph" w:customStyle="1" w:styleId="tabletext1">
    <w:name w:val="tabletext"/>
    <w:basedOn w:val="a4"/>
    <w:rsid w:val="00E21312"/>
    <w:pPr>
      <w:keepNext/>
      <w:overflowPunct w:val="0"/>
      <w:autoSpaceDE w:val="0"/>
      <w:autoSpaceDN w:val="0"/>
      <w:spacing w:before="60" w:after="60"/>
    </w:pPr>
    <w:rPr>
      <w:sz w:val="20"/>
      <w:szCs w:val="20"/>
    </w:rPr>
  </w:style>
  <w:style w:type="paragraph" w:customStyle="1" w:styleId="filename0">
    <w:name w:val="filename"/>
    <w:basedOn w:val="a4"/>
    <w:rsid w:val="00E21312"/>
    <w:rPr>
      <w:sz w:val="20"/>
      <w:szCs w:val="20"/>
    </w:rPr>
  </w:style>
  <w:style w:type="paragraph" w:customStyle="1" w:styleId="Headerline1">
    <w:name w:val="Header line 1"/>
    <w:basedOn w:val="ab"/>
    <w:rsid w:val="00E21312"/>
    <w:pPr>
      <w:tabs>
        <w:tab w:val="clear" w:pos="4507"/>
        <w:tab w:val="left" w:pos="-180"/>
        <w:tab w:val="right" w:pos="12960"/>
      </w:tabs>
      <w:overflowPunct w:val="0"/>
      <w:autoSpaceDE w:val="0"/>
      <w:autoSpaceDN w:val="0"/>
      <w:adjustRightInd w:val="0"/>
      <w:textAlignment w:val="baseline"/>
    </w:pPr>
  </w:style>
  <w:style w:type="paragraph" w:customStyle="1" w:styleId="Headerline2">
    <w:name w:val="Header line 2"/>
    <w:basedOn w:val="ab"/>
    <w:rsid w:val="00E21312"/>
    <w:pPr>
      <w:pBdr>
        <w:bottom w:val="single" w:sz="4" w:space="1" w:color="auto"/>
      </w:pBdr>
      <w:tabs>
        <w:tab w:val="clear" w:pos="4507"/>
        <w:tab w:val="left" w:pos="-180"/>
        <w:tab w:val="right" w:pos="12960"/>
      </w:tabs>
      <w:overflowPunct w:val="0"/>
      <w:autoSpaceDE w:val="0"/>
      <w:autoSpaceDN w:val="0"/>
      <w:adjustRightInd w:val="0"/>
      <w:textAlignment w:val="baseline"/>
    </w:pPr>
  </w:style>
  <w:style w:type="character" w:customStyle="1" w:styleId="Headerline2Char">
    <w:name w:val="Header line 2 Char"/>
    <w:basedOn w:val="ac"/>
    <w:rsid w:val="00E21312"/>
    <w:rPr>
      <w:lang w:val="en-US" w:eastAsia="en-US" w:bidi="ar-SA"/>
    </w:rPr>
  </w:style>
  <w:style w:type="paragraph" w:customStyle="1" w:styleId="TableHeading">
    <w:name w:val="Table Heading"/>
    <w:basedOn w:val="TableText"/>
    <w:autoRedefine/>
    <w:rsid w:val="00E21312"/>
    <w:pPr>
      <w:keepNext/>
      <w:keepLines/>
      <w:overflowPunct w:val="0"/>
      <w:autoSpaceDE w:val="0"/>
      <w:autoSpaceDN w:val="0"/>
      <w:adjustRightInd w:val="0"/>
      <w:spacing w:after="0"/>
      <w:textAlignment w:val="baseline"/>
    </w:pPr>
    <w:rPr>
      <w:b/>
      <w:sz w:val="20"/>
    </w:rPr>
  </w:style>
  <w:style w:type="paragraph" w:customStyle="1" w:styleId="BalloonText1">
    <w:name w:val="Balloon Text1"/>
    <w:basedOn w:val="a4"/>
    <w:semiHidden/>
    <w:rsid w:val="00E21312"/>
    <w:pPr>
      <w:overflowPunct w:val="0"/>
      <w:autoSpaceDE w:val="0"/>
      <w:autoSpaceDN w:val="0"/>
      <w:adjustRightInd w:val="0"/>
      <w:spacing w:before="120" w:after="180" w:line="360" w:lineRule="auto"/>
      <w:textAlignment w:val="baseline"/>
    </w:pPr>
    <w:rPr>
      <w:rFonts w:ascii="Tahoma" w:hAnsi="Tahoma" w:cs="Tahoma"/>
      <w:sz w:val="16"/>
      <w:szCs w:val="16"/>
    </w:rPr>
  </w:style>
  <w:style w:type="paragraph" w:customStyle="1" w:styleId="TableTitle0">
    <w:name w:val="TableTitle"/>
    <w:basedOn w:val="a4"/>
    <w:rsid w:val="00E21312"/>
    <w:pPr>
      <w:ind w:left="1440" w:hanging="1440"/>
    </w:pPr>
    <w:rPr>
      <w:rFonts w:ascii="Arial" w:hAnsi="Arial" w:cs="Arial"/>
      <w:b/>
      <w:bCs/>
    </w:rPr>
  </w:style>
  <w:style w:type="paragraph" w:customStyle="1" w:styleId="TableHead0">
    <w:name w:val="TableHead"/>
    <w:basedOn w:val="a4"/>
    <w:rsid w:val="00E21312"/>
    <w:rPr>
      <w:rFonts w:ascii="Arial" w:hAnsi="Arial" w:cs="Arial"/>
      <w:b/>
      <w:bCs/>
      <w:sz w:val="20"/>
    </w:rPr>
  </w:style>
  <w:style w:type="paragraph" w:customStyle="1" w:styleId="TableHeadCenter">
    <w:name w:val="TableHeadCenter"/>
    <w:basedOn w:val="TableHead0"/>
    <w:rsid w:val="00E21312"/>
    <w:pPr>
      <w:jc w:val="center"/>
    </w:pPr>
  </w:style>
  <w:style w:type="paragraph" w:customStyle="1" w:styleId="TableTextCenter">
    <w:name w:val="TableTextCenter"/>
    <w:basedOn w:val="a4"/>
    <w:rsid w:val="00E21312"/>
    <w:pPr>
      <w:spacing w:before="60" w:after="60"/>
      <w:jc w:val="center"/>
    </w:pPr>
    <w:rPr>
      <w:sz w:val="20"/>
    </w:rPr>
  </w:style>
  <w:style w:type="paragraph" w:customStyle="1" w:styleId="TableTextIndent">
    <w:name w:val="TableTextIndent"/>
    <w:basedOn w:val="TableText0"/>
    <w:rsid w:val="00E21312"/>
    <w:pPr>
      <w:ind w:left="216"/>
    </w:pPr>
  </w:style>
  <w:style w:type="paragraph" w:customStyle="1" w:styleId="TableText1Space">
    <w:name w:val="TableText1Space"/>
    <w:basedOn w:val="a4"/>
    <w:rsid w:val="00E21312"/>
    <w:pPr>
      <w:spacing w:before="20" w:after="20"/>
    </w:pPr>
    <w:rPr>
      <w:sz w:val="20"/>
      <w:szCs w:val="20"/>
    </w:rPr>
  </w:style>
  <w:style w:type="paragraph" w:customStyle="1" w:styleId="TableTextCenter1Space">
    <w:name w:val="TableTextCenter1Space"/>
    <w:basedOn w:val="a4"/>
    <w:rsid w:val="00E21312"/>
    <w:pPr>
      <w:spacing w:before="20" w:after="20"/>
      <w:jc w:val="center"/>
    </w:pPr>
    <w:rPr>
      <w:sz w:val="20"/>
    </w:rPr>
  </w:style>
  <w:style w:type="paragraph" w:customStyle="1" w:styleId="TableTextRight">
    <w:name w:val="TableTextRight"/>
    <w:basedOn w:val="TableText0"/>
    <w:rsid w:val="00E21312"/>
    <w:pPr>
      <w:jc w:val="right"/>
    </w:pPr>
  </w:style>
  <w:style w:type="paragraph" w:customStyle="1" w:styleId="TableTextIndent1">
    <w:name w:val="TableTextIndent1"/>
    <w:basedOn w:val="TableTextIndent"/>
    <w:rsid w:val="00E21312"/>
    <w:pPr>
      <w:spacing w:before="20" w:after="20"/>
      <w:ind w:left="288"/>
    </w:pPr>
  </w:style>
  <w:style w:type="paragraph" w:customStyle="1" w:styleId="TableTextRight1">
    <w:name w:val="TableTextRight1"/>
    <w:basedOn w:val="TableTextRight"/>
    <w:rsid w:val="00E21312"/>
    <w:pPr>
      <w:spacing w:before="20" w:after="20"/>
    </w:pPr>
  </w:style>
  <w:style w:type="paragraph" w:customStyle="1" w:styleId="RRNormal">
    <w:name w:val="RR Normal"/>
    <w:basedOn w:val="a4"/>
    <w:rsid w:val="00E21312"/>
    <w:pPr>
      <w:suppressAutoHyphens/>
      <w:spacing w:after="300" w:line="300" w:lineRule="auto"/>
    </w:pPr>
    <w:rPr>
      <w:szCs w:val="20"/>
    </w:rPr>
  </w:style>
  <w:style w:type="paragraph" w:customStyle="1" w:styleId="MessageHeaderFirst">
    <w:name w:val="Message Header First"/>
    <w:basedOn w:val="afff8"/>
    <w:next w:val="afff8"/>
    <w:rsid w:val="00E21312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left" w:pos="720"/>
      </w:tabs>
      <w:spacing w:before="240" w:after="240"/>
      <w:ind w:left="720" w:hanging="720"/>
    </w:pPr>
    <w:rPr>
      <w:rFonts w:ascii="Times New Roman" w:hAnsi="Times New Roman" w:cs="Times New Roman"/>
      <w:szCs w:val="20"/>
    </w:rPr>
  </w:style>
  <w:style w:type="paragraph" w:customStyle="1" w:styleId="DateStamp">
    <w:name w:val="DateStamp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Filename1">
    <w:name w:val="Filename"/>
    <w:rsid w:val="00E21312"/>
    <w:rPr>
      <w:lang w:val="en-US" w:eastAsia="en-US"/>
    </w:rPr>
  </w:style>
  <w:style w:type="character" w:customStyle="1" w:styleId="Instruction">
    <w:name w:val="Instruction"/>
    <w:rsid w:val="00E21312"/>
    <w:rPr>
      <w:rFonts w:cs="Times New Roman"/>
      <w:color w:val="0000FF"/>
    </w:rPr>
  </w:style>
  <w:style w:type="paragraph" w:customStyle="1" w:styleId="Lastsavedby">
    <w:name w:val="Last saved by"/>
    <w:rsid w:val="00E21312"/>
    <w:rPr>
      <w:lang w:val="en-US" w:eastAsia="en-US"/>
    </w:rPr>
  </w:style>
  <w:style w:type="paragraph" w:customStyle="1" w:styleId="RegNote">
    <w:name w:val="RegNote"/>
    <w:basedOn w:val="af9"/>
    <w:next w:val="af9"/>
    <w:rsid w:val="00E21312"/>
    <w:pPr>
      <w:suppressAutoHyphens/>
      <w:spacing w:after="300" w:line="300" w:lineRule="auto"/>
    </w:pPr>
    <w:rPr>
      <w:color w:val="FF0000"/>
      <w:szCs w:val="20"/>
    </w:rPr>
  </w:style>
  <w:style w:type="paragraph" w:customStyle="1" w:styleId="Synopsis">
    <w:name w:val="Synopsis"/>
    <w:basedOn w:val="a4"/>
    <w:rsid w:val="00E21312"/>
    <w:pPr>
      <w:keepLines/>
      <w:framePr w:hSpace="187" w:wrap="around" w:vAnchor="page" w:hAnchor="margin" w:xAlign="right" w:y="721" w:anchorLock="1"/>
    </w:pPr>
    <w:rPr>
      <w:b/>
      <w:szCs w:val="20"/>
    </w:rPr>
  </w:style>
  <w:style w:type="paragraph" w:customStyle="1" w:styleId="TableTitleCont">
    <w:name w:val="Table Title Cont"/>
    <w:basedOn w:val="TableTitle"/>
    <w:rsid w:val="00E21312"/>
    <w:pPr>
      <w:keepLines w:val="0"/>
      <w:tabs>
        <w:tab w:val="clear" w:pos="1440"/>
        <w:tab w:val="left" w:pos="0"/>
        <w:tab w:val="decimal" w:pos="1152"/>
        <w:tab w:val="left" w:pos="1512"/>
      </w:tabs>
      <w:suppressAutoHyphens/>
      <w:spacing w:after="0"/>
      <w:ind w:left="1512" w:hanging="1512"/>
    </w:pPr>
    <w:rPr>
      <w:rFonts w:ascii="Times New Roman" w:hAnsi="Times New Roman"/>
      <w:b w:val="0"/>
      <w:szCs w:val="20"/>
    </w:rPr>
  </w:style>
  <w:style w:type="paragraph" w:customStyle="1" w:styleId="ApenPGNUM">
    <w:name w:val="Apen_PG_NUM"/>
    <w:basedOn w:val="a4"/>
    <w:rsid w:val="00E21312"/>
    <w:pPr>
      <w:keepNext/>
      <w:keepLines/>
      <w:pageBreakBefore/>
      <w:framePr w:hSpace="187" w:wrap="around" w:vAnchor="page" w:hAnchor="margin" w:xAlign="center" w:y="2161"/>
      <w:suppressLineNumbers/>
      <w:tabs>
        <w:tab w:val="center" w:pos="4320"/>
      </w:tabs>
      <w:suppressAutoHyphens/>
      <w:spacing w:line="300" w:lineRule="auto"/>
      <w:jc w:val="center"/>
    </w:pPr>
    <w:rPr>
      <w:szCs w:val="20"/>
    </w:rPr>
  </w:style>
  <w:style w:type="paragraph" w:customStyle="1" w:styleId="DocCode">
    <w:name w:val="DocCode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DoNotcomplete">
    <w:name w:val="DoNotcomplete"/>
    <w:rsid w:val="00E21312"/>
    <w:pPr>
      <w:spacing w:line="300" w:lineRule="auto"/>
    </w:pPr>
    <w:rPr>
      <w:sz w:val="24"/>
      <w:lang w:val="en-US" w:eastAsia="en-US"/>
    </w:rPr>
  </w:style>
  <w:style w:type="paragraph" w:customStyle="1" w:styleId="DraftDate1">
    <w:name w:val="DraftDate1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DraftDate2">
    <w:name w:val="DraftDate2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FinalDate1">
    <w:name w:val="FinalDate1"/>
    <w:rsid w:val="00E21312"/>
    <w:rPr>
      <w:sz w:val="24"/>
      <w:lang w:val="en-US" w:eastAsia="en-US"/>
    </w:rPr>
  </w:style>
  <w:style w:type="paragraph" w:customStyle="1" w:styleId="FinalDate2">
    <w:name w:val="FinalDate2"/>
    <w:rsid w:val="00E21312"/>
    <w:rPr>
      <w:sz w:val="24"/>
      <w:lang w:val="en-US" w:eastAsia="en-US"/>
    </w:rPr>
  </w:style>
  <w:style w:type="paragraph" w:customStyle="1" w:styleId="FinalDate3">
    <w:name w:val="FinalDate3"/>
    <w:rsid w:val="00E21312"/>
    <w:rPr>
      <w:sz w:val="24"/>
      <w:lang w:val="en-US" w:eastAsia="en-US"/>
    </w:rPr>
  </w:style>
  <w:style w:type="paragraph" w:customStyle="1" w:styleId="FinalDraft">
    <w:name w:val="FinalDraft"/>
    <w:rsid w:val="00E21312"/>
    <w:pPr>
      <w:tabs>
        <w:tab w:val="center" w:pos="4320"/>
        <w:tab w:val="right" w:pos="8640"/>
      </w:tabs>
    </w:pPr>
    <w:rPr>
      <w:sz w:val="24"/>
      <w:lang w:val="en-US" w:eastAsia="en-US"/>
    </w:rPr>
  </w:style>
  <w:style w:type="paragraph" w:customStyle="1" w:styleId="xl29">
    <w:name w:val="xl29"/>
    <w:basedOn w:val="a4"/>
    <w:rsid w:val="00E2131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</w:rPr>
  </w:style>
  <w:style w:type="paragraph" w:customStyle="1" w:styleId="RightPar6">
    <w:name w:val="Right Par 6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/>
    </w:pPr>
    <w:rPr>
      <w:rFonts w:ascii="Courier New" w:hAnsi="Courier New"/>
      <w:sz w:val="24"/>
      <w:lang w:val="en-US" w:eastAsia="en-US"/>
    </w:rPr>
  </w:style>
  <w:style w:type="paragraph" w:customStyle="1" w:styleId="TOCColHead">
    <w:name w:val="TOC Col Head"/>
    <w:basedOn w:val="a4"/>
    <w:rsid w:val="00E21312"/>
    <w:pPr>
      <w:tabs>
        <w:tab w:val="left" w:pos="7110"/>
        <w:tab w:val="center" w:pos="7200"/>
        <w:tab w:val="left" w:pos="7290"/>
        <w:tab w:val="right" w:pos="8640"/>
      </w:tabs>
      <w:spacing w:before="14" w:after="144" w:line="300" w:lineRule="atLeast"/>
    </w:pPr>
    <w:rPr>
      <w:rFonts w:ascii="Arial" w:hAnsi="Arial"/>
      <w:b/>
      <w:sz w:val="20"/>
      <w:szCs w:val="20"/>
    </w:rPr>
  </w:style>
  <w:style w:type="paragraph" w:customStyle="1" w:styleId="RightPar1">
    <w:name w:val="Right Par 1"/>
    <w:rsid w:val="00E21312"/>
    <w:pPr>
      <w:tabs>
        <w:tab w:val="left" w:pos="-720"/>
        <w:tab w:val="left" w:pos="0"/>
        <w:tab w:val="decimal" w:pos="720"/>
      </w:tabs>
      <w:suppressAutoHyphens/>
      <w:ind w:left="720"/>
    </w:pPr>
    <w:rPr>
      <w:rFonts w:ascii="Courier New" w:hAnsi="Courier New"/>
      <w:sz w:val="24"/>
      <w:lang w:val="en-US" w:eastAsia="en-US"/>
    </w:rPr>
  </w:style>
  <w:style w:type="paragraph" w:customStyle="1" w:styleId="RightPar4">
    <w:name w:val="Right Par 4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/>
    </w:pPr>
    <w:rPr>
      <w:rFonts w:ascii="Courier New" w:hAnsi="Courier New"/>
      <w:sz w:val="24"/>
      <w:lang w:val="en-US" w:eastAsia="en-US"/>
    </w:rPr>
  </w:style>
  <w:style w:type="paragraph" w:customStyle="1" w:styleId="Text">
    <w:name w:val="Text"/>
    <w:basedOn w:val="a4"/>
    <w:link w:val="TextChar"/>
    <w:rsid w:val="00E21312"/>
    <w:pPr>
      <w:widowControl w:val="0"/>
      <w:spacing w:line="360" w:lineRule="auto"/>
    </w:pPr>
    <w:rPr>
      <w:rFonts w:ascii="Arial" w:hAnsi="Arial"/>
      <w:szCs w:val="20"/>
      <w:lang w:eastAsia="de-DE"/>
    </w:rPr>
  </w:style>
  <w:style w:type="paragraph" w:customStyle="1" w:styleId="CommentSubject1">
    <w:name w:val="Comment Subject1"/>
    <w:basedOn w:val="aff2"/>
    <w:next w:val="aff2"/>
    <w:semiHidden/>
    <w:rsid w:val="00E21312"/>
    <w:rPr>
      <w:b/>
      <w:bCs/>
    </w:rPr>
  </w:style>
  <w:style w:type="paragraph" w:customStyle="1" w:styleId="p58">
    <w:name w:val="p58"/>
    <w:basedOn w:val="a4"/>
    <w:rsid w:val="00E21312"/>
    <w:pPr>
      <w:widowControl w:val="0"/>
      <w:tabs>
        <w:tab w:val="left" w:pos="1100"/>
        <w:tab w:val="left" w:pos="1640"/>
      </w:tabs>
      <w:spacing w:line="240" w:lineRule="atLeast"/>
      <w:ind w:left="144" w:hanging="432"/>
    </w:pPr>
    <w:rPr>
      <w:rFonts w:ascii="Arial" w:hAnsi="Arial"/>
      <w:szCs w:val="20"/>
      <w:lang w:eastAsia="de-DE"/>
    </w:rPr>
  </w:style>
  <w:style w:type="paragraph" w:customStyle="1" w:styleId="p13">
    <w:name w:val="p13"/>
    <w:basedOn w:val="a4"/>
    <w:rsid w:val="00E21312"/>
    <w:pPr>
      <w:widowControl w:val="0"/>
      <w:tabs>
        <w:tab w:val="left" w:pos="720"/>
      </w:tabs>
      <w:spacing w:line="220" w:lineRule="atLeast"/>
    </w:pPr>
    <w:rPr>
      <w:rFonts w:ascii="Arial" w:hAnsi="Arial"/>
      <w:szCs w:val="20"/>
      <w:lang w:eastAsia="de-DE"/>
    </w:rPr>
  </w:style>
  <w:style w:type="paragraph" w:customStyle="1" w:styleId="p24">
    <w:name w:val="p24"/>
    <w:basedOn w:val="a4"/>
    <w:rsid w:val="00E21312"/>
    <w:pPr>
      <w:widowControl w:val="0"/>
      <w:tabs>
        <w:tab w:val="left" w:pos="720"/>
      </w:tabs>
      <w:spacing w:line="200" w:lineRule="atLeast"/>
    </w:pPr>
    <w:rPr>
      <w:rFonts w:ascii="Arial" w:hAnsi="Arial"/>
      <w:szCs w:val="20"/>
      <w:lang w:eastAsia="de-DE"/>
    </w:rPr>
  </w:style>
  <w:style w:type="paragraph" w:customStyle="1" w:styleId="p2">
    <w:name w:val="p2"/>
    <w:basedOn w:val="a4"/>
    <w:rsid w:val="00E21312"/>
    <w:pPr>
      <w:widowControl w:val="0"/>
      <w:tabs>
        <w:tab w:val="left" w:pos="8260"/>
      </w:tabs>
      <w:spacing w:line="240" w:lineRule="atLeast"/>
      <w:ind w:left="6820"/>
    </w:pPr>
    <w:rPr>
      <w:rFonts w:ascii="Arial" w:hAnsi="Arial"/>
      <w:szCs w:val="20"/>
      <w:lang w:eastAsia="de-DE"/>
    </w:rPr>
  </w:style>
  <w:style w:type="paragraph" w:customStyle="1" w:styleId="p17">
    <w:name w:val="p17"/>
    <w:basedOn w:val="a4"/>
    <w:rsid w:val="00E21312"/>
    <w:pPr>
      <w:widowControl w:val="0"/>
      <w:tabs>
        <w:tab w:val="left" w:pos="8360"/>
      </w:tabs>
      <w:spacing w:line="240" w:lineRule="atLeast"/>
      <w:ind w:left="6920"/>
    </w:pPr>
    <w:rPr>
      <w:rFonts w:ascii="Arial" w:hAnsi="Arial"/>
      <w:szCs w:val="20"/>
      <w:lang w:eastAsia="de-DE"/>
    </w:rPr>
  </w:style>
  <w:style w:type="paragraph" w:customStyle="1" w:styleId="mdBullet">
    <w:name w:val="md_Bullet"/>
    <w:basedOn w:val="a4"/>
    <w:next w:val="a4"/>
    <w:rsid w:val="00E21312"/>
    <w:pPr>
      <w:keepLines/>
      <w:spacing w:before="14" w:after="144" w:line="279" w:lineRule="exact"/>
      <w:ind w:left="720" w:right="720" w:hanging="360"/>
    </w:pPr>
    <w:rPr>
      <w:szCs w:val="20"/>
      <w:lang w:val="de-DE" w:eastAsia="de-DE"/>
    </w:rPr>
  </w:style>
  <w:style w:type="paragraph" w:customStyle="1" w:styleId="Kapitel">
    <w:name w:val="Kapitel"/>
    <w:basedOn w:val="a4"/>
    <w:rsid w:val="00E21312"/>
    <w:pPr>
      <w:spacing w:before="240"/>
    </w:pPr>
    <w:rPr>
      <w:b/>
      <w:caps/>
      <w:sz w:val="28"/>
      <w:szCs w:val="20"/>
      <w:lang w:val="de-DE" w:eastAsia="de-DE"/>
    </w:rPr>
  </w:style>
  <w:style w:type="paragraph" w:customStyle="1" w:styleId="RightPar2">
    <w:name w:val="Right Par 2"/>
    <w:rsid w:val="00E21312"/>
    <w:pPr>
      <w:tabs>
        <w:tab w:val="left" w:pos="-720"/>
        <w:tab w:val="left" w:pos="0"/>
        <w:tab w:val="left" w:pos="720"/>
        <w:tab w:val="decimal" w:pos="1440"/>
      </w:tabs>
      <w:suppressAutoHyphens/>
      <w:ind w:left="1440"/>
    </w:pPr>
    <w:rPr>
      <w:rFonts w:ascii="Courier New" w:hAnsi="Courier New"/>
      <w:sz w:val="24"/>
      <w:lang w:val="en-US" w:eastAsia="en-US"/>
    </w:rPr>
  </w:style>
  <w:style w:type="paragraph" w:customStyle="1" w:styleId="RightPar3">
    <w:name w:val="Right Par 3"/>
    <w:rsid w:val="00E21312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/>
    </w:pPr>
    <w:rPr>
      <w:rFonts w:ascii="Courier New" w:hAnsi="Courier New"/>
      <w:sz w:val="24"/>
      <w:lang w:val="en-US" w:eastAsia="en-US"/>
    </w:rPr>
  </w:style>
  <w:style w:type="paragraph" w:customStyle="1" w:styleId="RightPar5">
    <w:name w:val="Right Par 5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/>
    </w:pPr>
    <w:rPr>
      <w:rFonts w:ascii="Courier New" w:hAnsi="Courier New"/>
      <w:sz w:val="24"/>
      <w:lang w:val="en-US" w:eastAsia="en-US"/>
    </w:rPr>
  </w:style>
  <w:style w:type="paragraph" w:customStyle="1" w:styleId="RightPar7">
    <w:name w:val="Right Par 7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/>
    </w:pPr>
    <w:rPr>
      <w:rFonts w:ascii="Courier New" w:hAnsi="Courier New"/>
      <w:sz w:val="24"/>
      <w:lang w:val="en-US" w:eastAsia="en-US"/>
    </w:rPr>
  </w:style>
  <w:style w:type="paragraph" w:customStyle="1" w:styleId="RightPar8">
    <w:name w:val="Right Par 8"/>
    <w:rsid w:val="00E21312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/>
    </w:pPr>
    <w:rPr>
      <w:rFonts w:ascii="Courier New" w:hAnsi="Courier New"/>
      <w:sz w:val="24"/>
      <w:lang w:val="en-US" w:eastAsia="en-US"/>
    </w:rPr>
  </w:style>
  <w:style w:type="paragraph" w:customStyle="1" w:styleId="Document1">
    <w:name w:val="Document 1"/>
    <w:rsid w:val="00E21312"/>
    <w:pPr>
      <w:keepNext/>
      <w:keepLines/>
      <w:tabs>
        <w:tab w:val="left" w:pos="-720"/>
      </w:tabs>
      <w:suppressAutoHyphens/>
    </w:pPr>
    <w:rPr>
      <w:rFonts w:ascii="Courier New" w:hAnsi="Courier New"/>
      <w:sz w:val="24"/>
      <w:lang w:val="en-US" w:eastAsia="en-US"/>
    </w:rPr>
  </w:style>
  <w:style w:type="paragraph" w:customStyle="1" w:styleId="Technical5">
    <w:name w:val="Technical 5"/>
    <w:rsid w:val="00E21312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6">
    <w:name w:val="Technical 6"/>
    <w:rsid w:val="00E21312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7">
    <w:name w:val="Technical 7"/>
    <w:rsid w:val="00E21312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8">
    <w:name w:val="Technical 8"/>
    <w:rsid w:val="00E21312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Para">
    <w:name w:val="Para"/>
    <w:rsid w:val="00E21312"/>
    <w:pPr>
      <w:suppressAutoHyphens/>
      <w:spacing w:before="240"/>
    </w:pPr>
    <w:rPr>
      <w:sz w:val="24"/>
      <w:lang w:val="en-US" w:eastAsia="en-US"/>
    </w:rPr>
  </w:style>
  <w:style w:type="paragraph" w:customStyle="1" w:styleId="BulletList2">
    <w:name w:val="Bullet List 2"/>
    <w:basedOn w:val="a4"/>
    <w:rsid w:val="00E21312"/>
    <w:pPr>
      <w:tabs>
        <w:tab w:val="num" w:pos="360"/>
      </w:tabs>
      <w:suppressAutoHyphens/>
      <w:spacing w:before="120"/>
      <w:ind w:left="360" w:hanging="360"/>
    </w:pPr>
    <w:rPr>
      <w:sz w:val="22"/>
      <w:szCs w:val="20"/>
    </w:rPr>
  </w:style>
  <w:style w:type="paragraph" w:customStyle="1" w:styleId="bodytextn">
    <w:name w:val="body text n."/>
    <w:rsid w:val="00E21312"/>
    <w:pPr>
      <w:spacing w:line="360" w:lineRule="exact"/>
      <w:ind w:left="720"/>
      <w:jc w:val="both"/>
    </w:pPr>
    <w:rPr>
      <w:sz w:val="24"/>
      <w:lang w:val="en-GB" w:eastAsia="en-US"/>
    </w:rPr>
  </w:style>
  <w:style w:type="paragraph" w:customStyle="1" w:styleId="Textedebulles">
    <w:name w:val="Texte de bulles"/>
    <w:basedOn w:val="a4"/>
    <w:semiHidden/>
    <w:rsid w:val="00E21312"/>
    <w:pPr>
      <w:overflowPunct w:val="0"/>
      <w:autoSpaceDE w:val="0"/>
      <w:autoSpaceDN w:val="0"/>
      <w:adjustRightInd w:val="0"/>
      <w:spacing w:before="120" w:after="180" w:line="360" w:lineRule="auto"/>
      <w:textAlignment w:val="baseline"/>
    </w:pPr>
    <w:rPr>
      <w:rFonts w:ascii="Tahoma" w:hAnsi="Tahoma" w:cs="Tahoma"/>
      <w:sz w:val="16"/>
      <w:szCs w:val="16"/>
    </w:rPr>
  </w:style>
  <w:style w:type="paragraph" w:customStyle="1" w:styleId="technical40">
    <w:name w:val="technical4"/>
    <w:basedOn w:val="a4"/>
    <w:rsid w:val="00E21312"/>
    <w:rPr>
      <w:rFonts w:ascii="Courier New" w:hAnsi="Courier New" w:cs="Courier New"/>
      <w:b/>
      <w:bCs/>
    </w:rPr>
  </w:style>
  <w:style w:type="paragraph" w:customStyle="1" w:styleId="reference0">
    <w:name w:val="reference"/>
    <w:basedOn w:val="a4"/>
    <w:rsid w:val="00E21312"/>
    <w:pPr>
      <w:overflowPunct w:val="0"/>
      <w:autoSpaceDE w:val="0"/>
      <w:autoSpaceDN w:val="0"/>
      <w:spacing w:before="120" w:line="360" w:lineRule="auto"/>
      <w:ind w:firstLine="357"/>
    </w:pPr>
  </w:style>
  <w:style w:type="paragraph" w:customStyle="1" w:styleId="synopsisheading0">
    <w:name w:val="synopsisheading"/>
    <w:basedOn w:val="a4"/>
    <w:rsid w:val="00E21312"/>
    <w:pPr>
      <w:overflowPunct w:val="0"/>
      <w:autoSpaceDE w:val="0"/>
      <w:autoSpaceDN w:val="0"/>
      <w:spacing w:before="60" w:after="60"/>
    </w:pPr>
    <w:rPr>
      <w:b/>
      <w:bCs/>
      <w:sz w:val="20"/>
      <w:szCs w:val="20"/>
    </w:rPr>
  </w:style>
  <w:style w:type="paragraph" w:customStyle="1" w:styleId="StyleBulletText2Left025Linespacing15lines">
    <w:name w:val="Style Bullet Text 2 + Left:  0.25&quot; Line spacing:  1.5 lines"/>
    <w:basedOn w:val="BulletText2"/>
    <w:rsid w:val="00E21312"/>
    <w:pPr>
      <w:spacing w:line="360" w:lineRule="auto"/>
      <w:ind w:left="720"/>
    </w:pPr>
  </w:style>
  <w:style w:type="paragraph" w:customStyle="1" w:styleId="paragraph0">
    <w:name w:val="paragraph"/>
    <w:basedOn w:val="a4"/>
    <w:rsid w:val="00E21312"/>
    <w:pPr>
      <w:spacing w:after="240"/>
    </w:pPr>
  </w:style>
  <w:style w:type="paragraph" w:customStyle="1" w:styleId="default">
    <w:name w:val="default"/>
    <w:basedOn w:val="a4"/>
    <w:rsid w:val="00E21312"/>
    <w:pPr>
      <w:autoSpaceDE w:val="0"/>
      <w:autoSpaceDN w:val="0"/>
    </w:pPr>
    <w:rPr>
      <w:color w:val="000000"/>
    </w:rPr>
  </w:style>
  <w:style w:type="paragraph" w:customStyle="1" w:styleId="numberedlist0">
    <w:name w:val="numberedlist"/>
    <w:basedOn w:val="a4"/>
    <w:rsid w:val="00E21312"/>
    <w:pPr>
      <w:tabs>
        <w:tab w:val="num" w:pos="720"/>
      </w:tabs>
      <w:overflowPunct w:val="0"/>
      <w:autoSpaceDE w:val="0"/>
      <w:autoSpaceDN w:val="0"/>
      <w:spacing w:line="360" w:lineRule="auto"/>
      <w:ind w:left="720" w:hanging="360"/>
    </w:pPr>
  </w:style>
  <w:style w:type="paragraph" w:customStyle="1" w:styleId="NormalLeft">
    <w:name w:val="Normal + Left"/>
    <w:aliases w:val="Before:  0 pt,After:  3 pt,Line spacing:  single"/>
    <w:basedOn w:val="af9"/>
    <w:rsid w:val="00E21312"/>
    <w:pPr>
      <w:overflowPunct w:val="0"/>
      <w:autoSpaceDE w:val="0"/>
      <w:autoSpaceDN w:val="0"/>
      <w:adjustRightInd w:val="0"/>
      <w:spacing w:line="360" w:lineRule="auto"/>
      <w:contextualSpacing/>
      <w:textAlignment w:val="baseline"/>
    </w:pPr>
    <w:rPr>
      <w:szCs w:val="20"/>
    </w:rPr>
  </w:style>
  <w:style w:type="paragraph" w:customStyle="1" w:styleId="Default0">
    <w:name w:val="Default"/>
    <w:rsid w:val="00E21312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indentednormal">
    <w:name w:val="indentednormal"/>
    <w:basedOn w:val="a4"/>
    <w:rsid w:val="00E21312"/>
    <w:pPr>
      <w:spacing w:before="120"/>
    </w:pPr>
  </w:style>
  <w:style w:type="paragraph" w:customStyle="1" w:styleId="coverpagetext0">
    <w:name w:val="coverpagetext"/>
    <w:basedOn w:val="a4"/>
    <w:rsid w:val="00E21312"/>
    <w:pPr>
      <w:overflowPunct w:val="0"/>
      <w:autoSpaceDE w:val="0"/>
      <w:autoSpaceDN w:val="0"/>
      <w:spacing w:before="60" w:after="60"/>
      <w:ind w:firstLine="14"/>
    </w:pPr>
    <w:rPr>
      <w:sz w:val="20"/>
      <w:szCs w:val="20"/>
    </w:rPr>
  </w:style>
  <w:style w:type="paragraph" w:customStyle="1" w:styleId="Heading3notbold">
    <w:name w:val="Heading 3 not bold"/>
    <w:basedOn w:val="3"/>
    <w:link w:val="Heading3notboldChar"/>
    <w:rsid w:val="00073D9C"/>
    <w:pPr>
      <w:keepLines w:val="0"/>
      <w:tabs>
        <w:tab w:val="num" w:pos="2880"/>
      </w:tabs>
      <w:spacing w:after="60" w:line="264" w:lineRule="auto"/>
      <w:ind w:left="2880"/>
    </w:pPr>
    <w:rPr>
      <w:rFonts w:ascii="Arial" w:hAnsi="Arial"/>
      <w:b w:val="0"/>
      <w:sz w:val="22"/>
      <w:szCs w:val="26"/>
    </w:rPr>
  </w:style>
  <w:style w:type="character" w:customStyle="1" w:styleId="Heading3notboldChar">
    <w:name w:val="Heading 3 not bold Char"/>
    <w:link w:val="Heading3notbold"/>
    <w:rsid w:val="00073D9C"/>
    <w:rPr>
      <w:rFonts w:ascii="Arial" w:hAnsi="Arial"/>
      <w:bCs/>
      <w:sz w:val="22"/>
      <w:szCs w:val="26"/>
    </w:rPr>
  </w:style>
  <w:style w:type="character" w:customStyle="1" w:styleId="TableLeftChar">
    <w:name w:val="Table Left Char"/>
    <w:link w:val="TableLeft"/>
    <w:rsid w:val="00AD2FC6"/>
    <w:rPr>
      <w:sz w:val="24"/>
      <w:lang w:val="en-US" w:eastAsia="en-US" w:bidi="ar-SA"/>
    </w:rPr>
  </w:style>
  <w:style w:type="character" w:customStyle="1" w:styleId="Ping-ChungChang">
    <w:name w:val="Ping-Chung Chang"/>
    <w:semiHidden/>
    <w:rsid w:val="007D5F24"/>
    <w:rPr>
      <w:rFonts w:ascii="Arial" w:hAnsi="Arial" w:cs="Arial"/>
      <w:color w:val="auto"/>
      <w:sz w:val="20"/>
      <w:szCs w:val="20"/>
    </w:rPr>
  </w:style>
  <w:style w:type="character" w:customStyle="1" w:styleId="longtext">
    <w:name w:val="long_text"/>
    <w:rsid w:val="00017D0F"/>
  </w:style>
  <w:style w:type="paragraph" w:customStyle="1" w:styleId="Arial12">
    <w:name w:val="Стиль Arial Красный По ширине Междустр.интервал:  множитель 12 ..."/>
    <w:basedOn w:val="a4"/>
    <w:rsid w:val="003E35D0"/>
    <w:rPr>
      <w:lang w:val="ru-RU" w:eastAsia="ru-RU"/>
    </w:rPr>
  </w:style>
  <w:style w:type="paragraph" w:styleId="affffe">
    <w:name w:val="List Paragraph"/>
    <w:basedOn w:val="a4"/>
    <w:link w:val="afffff"/>
    <w:uiPriority w:val="34"/>
    <w:qFormat/>
    <w:rsid w:val="00E46E1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character" w:customStyle="1" w:styleId="hps">
    <w:name w:val="hps"/>
    <w:rsid w:val="00E46E16"/>
  </w:style>
  <w:style w:type="paragraph" w:styleId="afffff0">
    <w:name w:val="TOC Heading"/>
    <w:basedOn w:val="1"/>
    <w:next w:val="a4"/>
    <w:uiPriority w:val="39"/>
    <w:unhideWhenUsed/>
    <w:qFormat/>
    <w:rsid w:val="008715F4"/>
    <w:pPr>
      <w:numPr>
        <w:numId w:val="0"/>
      </w:numPr>
      <w:tabs>
        <w:tab w:val="clear" w:pos="480"/>
      </w:tabs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shd w:val="clear" w:color="auto" w:fill="auto"/>
    </w:rPr>
  </w:style>
  <w:style w:type="paragraph" w:styleId="afffff1">
    <w:name w:val="No Spacing"/>
    <w:uiPriority w:val="1"/>
    <w:qFormat/>
    <w:rsid w:val="00865395"/>
    <w:pPr>
      <w:ind w:firstLine="397"/>
      <w:jc w:val="both"/>
    </w:pPr>
    <w:rPr>
      <w:sz w:val="24"/>
      <w:szCs w:val="24"/>
      <w:lang w:val="en-US" w:eastAsia="en-US"/>
    </w:rPr>
  </w:style>
  <w:style w:type="paragraph" w:styleId="afffff2">
    <w:name w:val="Revision"/>
    <w:hidden/>
    <w:uiPriority w:val="99"/>
    <w:semiHidden/>
    <w:rsid w:val="00DE7975"/>
    <w:rPr>
      <w:sz w:val="24"/>
      <w:szCs w:val="24"/>
      <w:lang w:val="en-US" w:eastAsia="en-US"/>
    </w:rPr>
  </w:style>
  <w:style w:type="paragraph" w:customStyle="1" w:styleId="TableContents">
    <w:name w:val="Table Contents"/>
    <w:basedOn w:val="a4"/>
    <w:rsid w:val="00A9140F"/>
    <w:pPr>
      <w:widowControl w:val="0"/>
      <w:suppressLineNumbers/>
      <w:suppressAutoHyphens/>
      <w:spacing w:after="0"/>
      <w:ind w:firstLine="0"/>
      <w:jc w:val="left"/>
    </w:pPr>
    <w:rPr>
      <w:rFonts w:eastAsia="Lucida Sans Unicode"/>
      <w:lang w:val="ru-RU"/>
    </w:rPr>
  </w:style>
  <w:style w:type="paragraph" w:customStyle="1" w:styleId="StyleHeading1Before18ptAfter6pt">
    <w:name w:val="Style Heading 1 + Before:  18 pt After:  6 pt"/>
    <w:basedOn w:val="1"/>
    <w:next w:val="a4"/>
    <w:rsid w:val="0034179C"/>
    <w:pPr>
      <w:keepLines w:val="0"/>
      <w:numPr>
        <w:numId w:val="23"/>
      </w:numPr>
      <w:tabs>
        <w:tab w:val="clear" w:pos="480"/>
      </w:tabs>
      <w:spacing w:before="360" w:after="120"/>
      <w:jc w:val="left"/>
    </w:pPr>
    <w:rPr>
      <w:rFonts w:ascii="Arial" w:hAnsi="Arial"/>
      <w:caps w:val="0"/>
      <w:kern w:val="0"/>
      <w:sz w:val="32"/>
      <w:szCs w:val="20"/>
      <w:shd w:val="clear" w:color="auto" w:fill="auto"/>
      <w:lang w:val="ru-RU" w:eastAsia="ru-RU"/>
    </w:rPr>
  </w:style>
  <w:style w:type="paragraph" w:customStyle="1" w:styleId="StyleHeading2NotItalic">
    <w:name w:val="Style Heading 2 + Not Italic"/>
    <w:basedOn w:val="20"/>
    <w:rsid w:val="0034179C"/>
    <w:pPr>
      <w:tabs>
        <w:tab w:val="clear" w:pos="709"/>
      </w:tabs>
      <w:autoSpaceDE/>
      <w:autoSpaceDN/>
      <w:adjustRightInd/>
      <w:jc w:val="left"/>
    </w:pPr>
    <w:rPr>
      <w:rFonts w:ascii="Arial" w:eastAsia="Times New Roman" w:hAnsi="Arial" w:cs="Arial"/>
      <w:iCs w:val="0"/>
      <w:sz w:val="28"/>
    </w:rPr>
  </w:style>
  <w:style w:type="paragraph" w:customStyle="1" w:styleId="Normal2">
    <w:name w:val="Normal 2"/>
    <w:basedOn w:val="a4"/>
    <w:rsid w:val="00E96BC3"/>
    <w:pPr>
      <w:spacing w:before="120" w:after="0"/>
      <w:ind w:firstLine="0"/>
    </w:pPr>
    <w:rPr>
      <w:rFonts w:ascii="CG Times (W1)" w:hAnsi="CG Times (W1)"/>
      <w:szCs w:val="20"/>
      <w:lang w:val="en-GB" w:eastAsia="fr-FR"/>
    </w:rPr>
  </w:style>
  <w:style w:type="paragraph" w:customStyle="1" w:styleId="2Heading2">
    <w:name w:val="2 Heading 2"/>
    <w:basedOn w:val="20"/>
    <w:rsid w:val="00E96BC3"/>
    <w:pPr>
      <w:numPr>
        <w:ilvl w:val="0"/>
        <w:numId w:val="0"/>
      </w:numPr>
      <w:tabs>
        <w:tab w:val="clear" w:pos="709"/>
        <w:tab w:val="num" w:pos="576"/>
      </w:tabs>
      <w:autoSpaceDE/>
      <w:autoSpaceDN/>
      <w:adjustRightInd/>
      <w:ind w:left="576" w:hanging="576"/>
      <w:jc w:val="left"/>
    </w:pPr>
    <w:rPr>
      <w:rFonts w:ascii="Arial" w:eastAsia="Times New Roman" w:hAnsi="Arial" w:cs="Arial"/>
      <w:i/>
      <w:sz w:val="28"/>
    </w:rPr>
  </w:style>
  <w:style w:type="paragraph" w:customStyle="1" w:styleId="1a">
    <w:name w:val="Абзац списка1"/>
    <w:basedOn w:val="a4"/>
    <w:rsid w:val="00AE1F8B"/>
    <w:pPr>
      <w:spacing w:after="0"/>
      <w:ind w:left="720" w:firstLine="0"/>
      <w:jc w:val="left"/>
    </w:pPr>
    <w:rPr>
      <w:sz w:val="20"/>
      <w:szCs w:val="20"/>
      <w:lang w:val="ru-RU" w:eastAsia="ru-RU"/>
    </w:rPr>
  </w:style>
  <w:style w:type="paragraph" w:customStyle="1" w:styleId="afffff3">
    <w:name w:val="Осн. текст"/>
    <w:basedOn w:val="a4"/>
    <w:link w:val="afffff4"/>
    <w:rsid w:val="00AE1F8B"/>
    <w:pPr>
      <w:spacing w:after="0" w:line="360" w:lineRule="atLeast"/>
      <w:ind w:firstLine="425"/>
    </w:pPr>
    <w:rPr>
      <w:sz w:val="26"/>
      <w:szCs w:val="26"/>
      <w:lang w:val="ru-RU" w:eastAsia="ru-RU"/>
    </w:rPr>
  </w:style>
  <w:style w:type="character" w:customStyle="1" w:styleId="afffff4">
    <w:name w:val="Осн. текст Знак"/>
    <w:basedOn w:val="a5"/>
    <w:link w:val="afffff3"/>
    <w:locked/>
    <w:rsid w:val="00AE1F8B"/>
    <w:rPr>
      <w:sz w:val="26"/>
      <w:szCs w:val="26"/>
    </w:rPr>
  </w:style>
  <w:style w:type="paragraph" w:customStyle="1" w:styleId="ConsPlusTitle">
    <w:name w:val="ConsPlusTitle"/>
    <w:rsid w:val="00CC3F66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apple-converted-space">
    <w:name w:val="apple-converted-space"/>
    <w:basedOn w:val="a5"/>
    <w:rsid w:val="008957B7"/>
  </w:style>
  <w:style w:type="character" w:customStyle="1" w:styleId="li-content">
    <w:name w:val="li-content"/>
    <w:basedOn w:val="a5"/>
    <w:rsid w:val="00DD306A"/>
    <w:rPr>
      <w:color w:val="000000"/>
    </w:rPr>
  </w:style>
  <w:style w:type="paragraph" w:customStyle="1" w:styleId="A-ListNumber">
    <w:name w:val="A-List Number"/>
    <w:rsid w:val="00DD306A"/>
    <w:pPr>
      <w:numPr>
        <w:numId w:val="24"/>
      </w:numPr>
      <w:spacing w:after="240" w:line="280" w:lineRule="atLeast"/>
    </w:pPr>
    <w:rPr>
      <w:sz w:val="24"/>
      <w:lang w:val="en-GB" w:eastAsia="en-US"/>
    </w:rPr>
  </w:style>
  <w:style w:type="paragraph" w:customStyle="1" w:styleId="opisdvfldbeg">
    <w:name w:val="opis_dvfld_beg"/>
    <w:basedOn w:val="a4"/>
    <w:rsid w:val="00DD306A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opisdvfld">
    <w:name w:val="opis_dvfld"/>
    <w:basedOn w:val="a4"/>
    <w:rsid w:val="00DD306A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opispoleabz">
    <w:name w:val="opis_pole_abz"/>
    <w:basedOn w:val="a4"/>
    <w:rsid w:val="00DD306A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character" w:customStyle="1" w:styleId="text0">
    <w:name w:val="text"/>
    <w:basedOn w:val="a5"/>
    <w:rsid w:val="00DD306A"/>
  </w:style>
  <w:style w:type="character" w:customStyle="1" w:styleId="highlight">
    <w:name w:val="highlight"/>
    <w:basedOn w:val="a5"/>
    <w:rsid w:val="00DD306A"/>
  </w:style>
  <w:style w:type="paragraph" w:customStyle="1" w:styleId="phgrtextabz">
    <w:name w:val="phgr_text_abz"/>
    <w:basedOn w:val="a4"/>
    <w:rsid w:val="00DD306A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A-ListBullet">
    <w:name w:val="A-List Bullet"/>
    <w:rsid w:val="00DD306A"/>
    <w:pPr>
      <w:numPr>
        <w:numId w:val="25"/>
      </w:numPr>
      <w:spacing w:after="240" w:line="280" w:lineRule="atLeast"/>
    </w:pPr>
    <w:rPr>
      <w:sz w:val="24"/>
      <w:lang w:val="en-GB" w:eastAsia="en-US"/>
    </w:rPr>
  </w:style>
  <w:style w:type="paragraph" w:customStyle="1" w:styleId="A-FigureTitle">
    <w:name w:val="A-Figure Title"/>
    <w:next w:val="a4"/>
    <w:rsid w:val="00DD306A"/>
    <w:pPr>
      <w:keepNext/>
      <w:tabs>
        <w:tab w:val="left" w:pos="1800"/>
      </w:tabs>
      <w:spacing w:after="120" w:line="280" w:lineRule="atLeast"/>
      <w:ind w:left="1800" w:hanging="1800"/>
    </w:pPr>
    <w:rPr>
      <w:b/>
      <w:sz w:val="24"/>
      <w:lang w:val="en-GB" w:eastAsia="en-US"/>
    </w:rPr>
  </w:style>
  <w:style w:type="paragraph" w:customStyle="1" w:styleId="A-ListSubsidiary">
    <w:name w:val="A-List Subsidiary"/>
    <w:rsid w:val="00DD306A"/>
    <w:pPr>
      <w:numPr>
        <w:numId w:val="26"/>
      </w:numPr>
      <w:tabs>
        <w:tab w:val="left" w:pos="1440"/>
      </w:tabs>
      <w:spacing w:after="240" w:line="280" w:lineRule="atLeast"/>
    </w:pPr>
    <w:rPr>
      <w:sz w:val="24"/>
      <w:lang w:val="en-GB" w:eastAsia="en-US"/>
    </w:rPr>
  </w:style>
  <w:style w:type="paragraph" w:customStyle="1" w:styleId="A-TableText">
    <w:name w:val="A-Table Text"/>
    <w:rsid w:val="00DD306A"/>
    <w:pPr>
      <w:spacing w:before="60" w:after="60"/>
    </w:pPr>
    <w:rPr>
      <w:sz w:val="22"/>
      <w:lang w:val="en-GB" w:eastAsia="en-US"/>
    </w:rPr>
  </w:style>
  <w:style w:type="paragraph" w:customStyle="1" w:styleId="A-TableFootnoteText">
    <w:name w:val="A-Table Footnote Text"/>
    <w:next w:val="a4"/>
    <w:rsid w:val="00DD306A"/>
    <w:pPr>
      <w:tabs>
        <w:tab w:val="left" w:pos="432"/>
      </w:tabs>
      <w:ind w:left="432" w:hanging="432"/>
    </w:pPr>
    <w:rPr>
      <w:lang w:val="en-GB" w:eastAsia="en-US"/>
    </w:rPr>
  </w:style>
  <w:style w:type="paragraph" w:customStyle="1" w:styleId="Title1">
    <w:name w:val="Title1"/>
    <w:basedOn w:val="a4"/>
    <w:link w:val="Title10"/>
    <w:qFormat/>
    <w:rsid w:val="00E35472"/>
    <w:pPr>
      <w:keepNext/>
      <w:pageBreakBefore/>
      <w:numPr>
        <w:numId w:val="27"/>
      </w:numPr>
      <w:outlineLvl w:val="0"/>
    </w:pPr>
    <w:rPr>
      <w:b/>
      <w:bCs/>
      <w:caps/>
      <w:lang w:val="ru-RU" w:eastAsia="ru-RU"/>
    </w:rPr>
  </w:style>
  <w:style w:type="paragraph" w:customStyle="1" w:styleId="Title2">
    <w:name w:val="Title2"/>
    <w:basedOn w:val="a4"/>
    <w:link w:val="Title20"/>
    <w:qFormat/>
    <w:rsid w:val="00E35472"/>
    <w:pPr>
      <w:keepNext/>
      <w:numPr>
        <w:ilvl w:val="1"/>
        <w:numId w:val="27"/>
      </w:numPr>
      <w:outlineLvl w:val="0"/>
    </w:pPr>
    <w:rPr>
      <w:b/>
      <w:bCs/>
      <w:lang w:val="ru-RU" w:eastAsia="ru-RU"/>
    </w:rPr>
  </w:style>
  <w:style w:type="paragraph" w:customStyle="1" w:styleId="Title3">
    <w:name w:val="Title3"/>
    <w:basedOn w:val="Title2"/>
    <w:link w:val="Title30"/>
    <w:qFormat/>
    <w:rsid w:val="00E35472"/>
    <w:pPr>
      <w:numPr>
        <w:ilvl w:val="2"/>
        <w:numId w:val="0"/>
      </w:numPr>
      <w:ind w:left="1355"/>
    </w:pPr>
  </w:style>
  <w:style w:type="character" w:customStyle="1" w:styleId="Title20">
    <w:name w:val="Title2 Знак"/>
    <w:basedOn w:val="a5"/>
    <w:link w:val="Title2"/>
    <w:rsid w:val="00E35472"/>
    <w:rPr>
      <w:b/>
      <w:bCs/>
      <w:sz w:val="24"/>
      <w:szCs w:val="24"/>
    </w:rPr>
  </w:style>
  <w:style w:type="character" w:customStyle="1" w:styleId="TextChar">
    <w:name w:val="Text Char"/>
    <w:link w:val="Text"/>
    <w:rsid w:val="00BE5A73"/>
    <w:rPr>
      <w:rFonts w:ascii="Arial" w:hAnsi="Arial"/>
      <w:sz w:val="24"/>
      <w:lang w:val="en-US" w:eastAsia="de-DE"/>
    </w:rPr>
  </w:style>
  <w:style w:type="character" w:customStyle="1" w:styleId="BulletList1Char">
    <w:name w:val="Bullet List 1 Char"/>
    <w:link w:val="BulletList1"/>
    <w:rsid w:val="009A1D5F"/>
    <w:rPr>
      <w:sz w:val="22"/>
      <w:lang w:val="en-US" w:eastAsia="en-US"/>
    </w:rPr>
  </w:style>
  <w:style w:type="paragraph" w:customStyle="1" w:styleId="TextIndent2">
    <w:name w:val="Text Indent 2"/>
    <w:basedOn w:val="afffb"/>
    <w:rsid w:val="00355E72"/>
    <w:pPr>
      <w:tabs>
        <w:tab w:val="left" w:pos="432"/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  <w:tab w:val="right" w:pos="8640"/>
      </w:tabs>
      <w:spacing w:before="120" w:after="0"/>
      <w:ind w:left="864" w:firstLine="0"/>
    </w:pPr>
    <w:rPr>
      <w:rFonts w:ascii="Arial" w:hAnsi="Arial"/>
      <w:color w:val="800000"/>
      <w:sz w:val="20"/>
      <w:szCs w:val="20"/>
      <w:lang w:val="ru-RU"/>
    </w:rPr>
  </w:style>
  <w:style w:type="paragraph" w:customStyle="1" w:styleId="A-Unassigned">
    <w:name w:val="A-Unassigned"/>
    <w:next w:val="a4"/>
    <w:rsid w:val="00B4498D"/>
    <w:pPr>
      <w:keepNext/>
      <w:spacing w:before="120" w:after="120"/>
    </w:pPr>
    <w:rPr>
      <w:b/>
      <w:sz w:val="24"/>
      <w:lang w:val="en-GB" w:eastAsia="en-US"/>
    </w:rPr>
  </w:style>
  <w:style w:type="paragraph" w:customStyle="1" w:styleId="Abbreviationtabletext">
    <w:name w:val="Abbreviation table text"/>
    <w:basedOn w:val="a4"/>
    <w:rsid w:val="006E2936"/>
    <w:pPr>
      <w:tabs>
        <w:tab w:val="left" w:pos="1985"/>
      </w:tabs>
      <w:spacing w:after="0" w:line="288" w:lineRule="auto"/>
      <w:ind w:left="57" w:firstLine="0"/>
      <w:jc w:val="left"/>
    </w:pPr>
  </w:style>
  <w:style w:type="character" w:customStyle="1" w:styleId="Title30">
    <w:name w:val="Title3 Знак"/>
    <w:basedOn w:val="Title20"/>
    <w:link w:val="Title3"/>
    <w:rsid w:val="00E35472"/>
    <w:rPr>
      <w:b/>
      <w:bCs/>
      <w:sz w:val="24"/>
      <w:szCs w:val="24"/>
    </w:rPr>
  </w:style>
  <w:style w:type="paragraph" w:customStyle="1" w:styleId="afffff5">
    <w:name w:val="Подраздел"/>
    <w:basedOn w:val="20"/>
    <w:rsid w:val="00FD730E"/>
    <w:pPr>
      <w:tabs>
        <w:tab w:val="clear" w:pos="709"/>
      </w:tabs>
      <w:autoSpaceDE/>
      <w:autoSpaceDN/>
      <w:adjustRightInd/>
      <w:spacing w:after="0"/>
      <w:ind w:left="1440" w:firstLine="567"/>
      <w:jc w:val="left"/>
      <w:outlineLvl w:val="9"/>
    </w:pPr>
    <w:rPr>
      <w:rFonts w:eastAsia="Times New Roman"/>
      <w:bCs w:val="0"/>
      <w:iCs w:val="0"/>
      <w:szCs w:val="20"/>
    </w:rPr>
  </w:style>
  <w:style w:type="character" w:customStyle="1" w:styleId="fm-role">
    <w:name w:val="fm-role"/>
    <w:basedOn w:val="a5"/>
    <w:rsid w:val="00442C55"/>
  </w:style>
  <w:style w:type="character" w:customStyle="1" w:styleId="citation-abbreviation">
    <w:name w:val="citation-abbreviation"/>
    <w:basedOn w:val="a5"/>
    <w:rsid w:val="00442C55"/>
  </w:style>
  <w:style w:type="character" w:customStyle="1" w:styleId="citation-publication-date">
    <w:name w:val="citation-publication-date"/>
    <w:basedOn w:val="a5"/>
    <w:rsid w:val="00442C55"/>
  </w:style>
  <w:style w:type="character" w:customStyle="1" w:styleId="citation-volume">
    <w:name w:val="citation-volume"/>
    <w:basedOn w:val="a5"/>
    <w:rsid w:val="00442C55"/>
  </w:style>
  <w:style w:type="character" w:customStyle="1" w:styleId="citation-issue">
    <w:name w:val="citation-issue"/>
    <w:basedOn w:val="a5"/>
    <w:rsid w:val="00442C55"/>
  </w:style>
  <w:style w:type="character" w:customStyle="1" w:styleId="citation-flpages">
    <w:name w:val="citation-flpages"/>
    <w:basedOn w:val="a5"/>
    <w:rsid w:val="00442C55"/>
  </w:style>
  <w:style w:type="character" w:customStyle="1" w:styleId="1b">
    <w:name w:val="Нижний колонтитул Знак1"/>
    <w:rsid w:val="00CB4189"/>
    <w:rPr>
      <w:rFonts w:ascii="Arial" w:eastAsia="Times New Roman" w:hAnsi="Arial" w:cs="Times New Roman"/>
      <w:sz w:val="26"/>
      <w:szCs w:val="20"/>
    </w:rPr>
  </w:style>
  <w:style w:type="paragraph" w:customStyle="1" w:styleId="ui-helper-hidden-accessible">
    <w:name w:val="ui-helper-hidden-accessible"/>
    <w:basedOn w:val="a4"/>
    <w:rsid w:val="00CE084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character" w:customStyle="1" w:styleId="af0">
    <w:name w:val="Название объекта Знак"/>
    <w:aliases w:val="Caption Char Знак"/>
    <w:link w:val="af"/>
    <w:rsid w:val="00623CD0"/>
    <w:rPr>
      <w:b/>
      <w:sz w:val="24"/>
      <w:szCs w:val="24"/>
      <w:lang w:val="en-US" w:eastAsia="en-US"/>
    </w:rPr>
  </w:style>
  <w:style w:type="paragraph" w:customStyle="1" w:styleId="BayerBodytext">
    <w:name w:val="Bayer Body text"/>
    <w:basedOn w:val="a4"/>
    <w:link w:val="BayerBodytextZchn"/>
    <w:rsid w:val="00623CD0"/>
    <w:pPr>
      <w:spacing w:after="240" w:line="360" w:lineRule="auto"/>
      <w:ind w:left="907" w:firstLine="0"/>
      <w:jc w:val="left"/>
    </w:pPr>
    <w:rPr>
      <w:szCs w:val="20"/>
    </w:rPr>
  </w:style>
  <w:style w:type="character" w:customStyle="1" w:styleId="BayerBodytextZchn">
    <w:name w:val="Bayer Body text Zchn"/>
    <w:link w:val="BayerBodytext"/>
    <w:rsid w:val="00623CD0"/>
    <w:rPr>
      <w:sz w:val="24"/>
      <w:lang w:val="en-US" w:eastAsia="en-US"/>
    </w:rPr>
  </w:style>
  <w:style w:type="paragraph" w:customStyle="1" w:styleId="BodyText22">
    <w:name w:val="Body Text 22"/>
    <w:basedOn w:val="a4"/>
    <w:rsid w:val="006846B3"/>
    <w:pPr>
      <w:widowControl w:val="0"/>
      <w:spacing w:after="0"/>
      <w:ind w:firstLine="0"/>
      <w:jc w:val="left"/>
    </w:pPr>
    <w:rPr>
      <w:rFonts w:ascii="Courier New" w:hAnsi="Courier New"/>
      <w:snapToGrid w:val="0"/>
      <w:szCs w:val="20"/>
      <w:lang w:val="es-ES_tradnl" w:eastAsia="es-ES"/>
    </w:rPr>
  </w:style>
  <w:style w:type="character" w:customStyle="1" w:styleId="130">
    <w:name w:val="Заголовок 1 Знак3"/>
    <w:aliases w:val="(1.)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1 Знак1,Заголовок 1 Знак Знак Знак1"/>
    <w:rsid w:val="006846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t4">
    <w:name w:val="t4"/>
    <w:basedOn w:val="a5"/>
    <w:rsid w:val="006846B3"/>
  </w:style>
  <w:style w:type="paragraph" w:customStyle="1" w:styleId="afffff6">
    <w:name w:val="Îáû÷íûé"/>
    <w:rsid w:val="006846B3"/>
    <w:pPr>
      <w:widowControl w:val="0"/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character" w:customStyle="1" w:styleId="tw4winMark">
    <w:name w:val="tw4winMark"/>
    <w:rsid w:val="006846B3"/>
    <w:rPr>
      <w:rFonts w:ascii="Courier New" w:hAnsi="Courier New"/>
      <w:vanish/>
      <w:color w:val="800080"/>
      <w:sz w:val="24"/>
      <w:vertAlign w:val="subscript"/>
    </w:rPr>
  </w:style>
  <w:style w:type="paragraph" w:customStyle="1" w:styleId="1c">
    <w:name w:val="1"/>
    <w:basedOn w:val="a4"/>
    <w:rsid w:val="006846B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1d">
    <w:name w:val="Стиль1 Знак"/>
    <w:basedOn w:val="a4"/>
    <w:link w:val="1e"/>
    <w:rsid w:val="006846B3"/>
    <w:pPr>
      <w:autoSpaceDE w:val="0"/>
      <w:autoSpaceDN w:val="0"/>
      <w:adjustRightInd w:val="0"/>
      <w:spacing w:after="240"/>
      <w:ind w:firstLine="0"/>
      <w:jc w:val="left"/>
    </w:pPr>
    <w:rPr>
      <w:rFonts w:cs="Arial CYR"/>
      <w:lang w:val="ru-RU" w:eastAsia="ru-RU"/>
    </w:rPr>
  </w:style>
  <w:style w:type="character" w:customStyle="1" w:styleId="1e">
    <w:name w:val="Стиль1 Знак Знак"/>
    <w:link w:val="1d"/>
    <w:locked/>
    <w:rsid w:val="006846B3"/>
    <w:rPr>
      <w:rFonts w:cs="Arial CYR"/>
      <w:sz w:val="24"/>
      <w:szCs w:val="24"/>
    </w:rPr>
  </w:style>
  <w:style w:type="paragraph" w:customStyle="1" w:styleId="BMSBodyText">
    <w:name w:val="BMS Body Text"/>
    <w:rsid w:val="006846B3"/>
    <w:pPr>
      <w:spacing w:before="120" w:after="120" w:line="300" w:lineRule="auto"/>
      <w:jc w:val="both"/>
    </w:pPr>
    <w:rPr>
      <w:color w:val="000000"/>
      <w:sz w:val="24"/>
      <w:lang w:val="en-US"/>
    </w:rPr>
  </w:style>
  <w:style w:type="paragraph" w:customStyle="1" w:styleId="Style1">
    <w:name w:val="Style1"/>
    <w:basedOn w:val="1"/>
    <w:next w:val="a4"/>
    <w:autoRedefine/>
    <w:rsid w:val="006846B3"/>
    <w:pPr>
      <w:keepLines w:val="0"/>
      <w:numPr>
        <w:ilvl w:val="2"/>
        <w:numId w:val="37"/>
      </w:numPr>
      <w:tabs>
        <w:tab w:val="clear" w:pos="480"/>
      </w:tabs>
      <w:spacing w:after="120"/>
      <w:ind w:left="720"/>
    </w:pPr>
    <w:rPr>
      <w:caps w:val="0"/>
      <w:kern w:val="0"/>
      <w:sz w:val="28"/>
      <w:szCs w:val="28"/>
      <w:shd w:val="clear" w:color="auto" w:fill="auto"/>
      <w:lang w:val="ru-RU" w:eastAsia="ru-RU"/>
    </w:rPr>
  </w:style>
  <w:style w:type="paragraph" w:customStyle="1" w:styleId="StyleHeading2LatinTimesNewRomanComplexTimesNewRoma">
    <w:name w:val="Style Heading 2 + (Latin) Times New Roman (Complex) Times New Roma..."/>
    <w:basedOn w:val="20"/>
    <w:autoRedefine/>
    <w:rsid w:val="006846B3"/>
    <w:pPr>
      <w:numPr>
        <w:numId w:val="30"/>
      </w:numPr>
      <w:tabs>
        <w:tab w:val="clear" w:pos="709"/>
      </w:tabs>
      <w:autoSpaceDE/>
      <w:autoSpaceDN/>
      <w:adjustRightInd/>
      <w:jc w:val="left"/>
    </w:pPr>
    <w:rPr>
      <w:rFonts w:eastAsia="Times New Roman"/>
      <w:szCs w:val="24"/>
    </w:rPr>
  </w:style>
  <w:style w:type="paragraph" w:customStyle="1" w:styleId="StyleHeading2LatinTimesNewRomanComplexTimesNewRoma1">
    <w:name w:val="Style Heading 2 + (Latin) Times New Roman (Complex) Times New Roma...1"/>
    <w:basedOn w:val="20"/>
    <w:link w:val="StyleHeading2LatinTimesNewRomanComplexTimesNewRoma1CharChar"/>
    <w:autoRedefine/>
    <w:rsid w:val="006846B3"/>
    <w:pPr>
      <w:numPr>
        <w:numId w:val="14"/>
      </w:numPr>
      <w:tabs>
        <w:tab w:val="clear" w:pos="709"/>
      </w:tabs>
      <w:autoSpaceDE/>
      <w:autoSpaceDN/>
      <w:adjustRightInd/>
      <w:spacing w:after="120"/>
      <w:jc w:val="left"/>
    </w:pPr>
    <w:rPr>
      <w:rFonts w:ascii="Arial" w:eastAsia="Times New Roman" w:hAnsi="Arial" w:cs="Arial"/>
      <w:i/>
      <w:szCs w:val="24"/>
    </w:rPr>
  </w:style>
  <w:style w:type="character" w:customStyle="1" w:styleId="StyleHeading2LatinTimesNewRomanComplexTimesNewRoma1CharChar">
    <w:name w:val="Style Heading 2 + (Latin) Times New Roman (Complex) Times New Roma...1 Char Char"/>
    <w:link w:val="StyleHeading2LatinTimesNewRomanComplexTimesNewRoma1"/>
    <w:rsid w:val="006846B3"/>
    <w:rPr>
      <w:rFonts w:ascii="Arial" w:hAnsi="Arial" w:cs="Arial"/>
      <w:b/>
      <w:bCs/>
      <w:i/>
      <w:iCs/>
      <w:sz w:val="24"/>
      <w:szCs w:val="24"/>
    </w:rPr>
  </w:style>
  <w:style w:type="paragraph" w:customStyle="1" w:styleId="ZwischenzeileCharCharChar">
    <w:name w:val="Zwischenzeile Char Char Char"/>
    <w:basedOn w:val="a4"/>
    <w:link w:val="ZwischenzeileCharCharCharChar"/>
    <w:rsid w:val="006846B3"/>
    <w:pPr>
      <w:spacing w:after="0"/>
      <w:ind w:firstLine="0"/>
    </w:pPr>
    <w:rPr>
      <w:snapToGrid w:val="0"/>
      <w:sz w:val="16"/>
      <w:szCs w:val="16"/>
      <w:lang w:val="de-DE"/>
    </w:rPr>
  </w:style>
  <w:style w:type="character" w:customStyle="1" w:styleId="ZwischenzeileCharCharCharChar">
    <w:name w:val="Zwischenzeile Char Char Char Char"/>
    <w:link w:val="ZwischenzeileCharCharChar"/>
    <w:rsid w:val="006846B3"/>
    <w:rPr>
      <w:snapToGrid w:val="0"/>
      <w:sz w:val="16"/>
      <w:szCs w:val="16"/>
      <w:lang w:val="de-DE" w:eastAsia="en-US"/>
    </w:rPr>
  </w:style>
  <w:style w:type="paragraph" w:customStyle="1" w:styleId="ZwischenzeileChar">
    <w:name w:val="Zwischenzeile Char"/>
    <w:basedOn w:val="a4"/>
    <w:link w:val="ZwischenzeileCharChar"/>
    <w:rsid w:val="006846B3"/>
    <w:pPr>
      <w:spacing w:after="0"/>
      <w:ind w:firstLine="0"/>
    </w:pPr>
    <w:rPr>
      <w:rFonts w:ascii="Verdana" w:hAnsi="Verdana" w:cs="Arial"/>
      <w:snapToGrid w:val="0"/>
      <w:sz w:val="16"/>
      <w:szCs w:val="16"/>
      <w:lang w:val="de-DE"/>
    </w:rPr>
  </w:style>
  <w:style w:type="character" w:customStyle="1" w:styleId="ZwischenzeileCharChar">
    <w:name w:val="Zwischenzeile Char Char"/>
    <w:link w:val="ZwischenzeileChar"/>
    <w:rsid w:val="006846B3"/>
    <w:rPr>
      <w:rFonts w:ascii="Verdana" w:hAnsi="Verdana" w:cs="Arial"/>
      <w:snapToGrid w:val="0"/>
      <w:sz w:val="16"/>
      <w:szCs w:val="16"/>
      <w:lang w:val="de-DE" w:eastAsia="en-US"/>
    </w:rPr>
  </w:style>
  <w:style w:type="paragraph" w:customStyle="1" w:styleId="normalheading2">
    <w:name w:val="normalheading2"/>
    <w:basedOn w:val="a4"/>
    <w:rsid w:val="006846B3"/>
    <w:pPr>
      <w:spacing w:before="120" w:after="180"/>
      <w:ind w:left="1008" w:firstLine="0"/>
      <w:jc w:val="left"/>
    </w:pPr>
    <w:rPr>
      <w:sz w:val="22"/>
      <w:szCs w:val="22"/>
      <w:lang w:val="ru-RU" w:eastAsia="ru-RU"/>
    </w:rPr>
  </w:style>
  <w:style w:type="paragraph" w:customStyle="1" w:styleId="19TableEntries12pt">
    <w:name w:val="19Table Entries 12 pt"/>
    <w:rsid w:val="006846B3"/>
    <w:pPr>
      <w:keepNext/>
      <w:jc w:val="center"/>
    </w:pPr>
    <w:rPr>
      <w:rFonts w:eastAsia="MS Mincho"/>
      <w:sz w:val="24"/>
      <w:szCs w:val="24"/>
      <w:lang w:val="en-US" w:eastAsia="en-US"/>
    </w:rPr>
  </w:style>
  <w:style w:type="paragraph" w:customStyle="1" w:styleId="00Paragraph">
    <w:name w:val="00Paragraph"/>
    <w:link w:val="00Paragraph0"/>
    <w:rsid w:val="006846B3"/>
    <w:pPr>
      <w:spacing w:before="120" w:after="120" w:line="300" w:lineRule="atLeast"/>
    </w:pPr>
    <w:rPr>
      <w:rFonts w:eastAsia="MS Mincho"/>
      <w:sz w:val="24"/>
      <w:szCs w:val="24"/>
      <w:lang w:val="en-US" w:eastAsia="en-US"/>
    </w:rPr>
  </w:style>
  <w:style w:type="character" w:customStyle="1" w:styleId="00Paragraph0">
    <w:name w:val="00Paragraph Знак"/>
    <w:link w:val="00Paragraph"/>
    <w:locked/>
    <w:rsid w:val="006846B3"/>
    <w:rPr>
      <w:rFonts w:eastAsia="MS Mincho"/>
      <w:sz w:val="24"/>
      <w:szCs w:val="24"/>
      <w:lang w:val="en-US" w:eastAsia="en-US"/>
    </w:rPr>
  </w:style>
  <w:style w:type="paragraph" w:customStyle="1" w:styleId="afffff7">
    <w:name w:val="абзац протокола"/>
    <w:basedOn w:val="a4"/>
    <w:qFormat/>
    <w:rsid w:val="006846B3"/>
    <w:pPr>
      <w:spacing w:before="120"/>
      <w:ind w:firstLine="540"/>
    </w:pPr>
    <w:rPr>
      <w:lang w:val="ru-RU" w:eastAsia="ru-RU"/>
    </w:rPr>
  </w:style>
  <w:style w:type="character" w:customStyle="1" w:styleId="FontStyle71">
    <w:name w:val="Font Style71"/>
    <w:rsid w:val="006846B3"/>
    <w:rPr>
      <w:rFonts w:ascii="Times New Roman" w:hAnsi="Times New Roman" w:cs="Times New Roman"/>
      <w:b/>
      <w:bCs/>
      <w:i/>
      <w:iCs/>
      <w:sz w:val="20"/>
      <w:szCs w:val="20"/>
    </w:rPr>
  </w:style>
  <w:style w:type="paragraph" w:customStyle="1" w:styleId="1f">
    <w:name w:val="Основной1"/>
    <w:basedOn w:val="a4"/>
    <w:rsid w:val="006846B3"/>
    <w:pPr>
      <w:spacing w:after="0"/>
      <w:ind w:left="448" w:firstLine="14"/>
      <w:jc w:val="left"/>
    </w:pPr>
    <w:rPr>
      <w:rFonts w:ascii="Arial" w:hAnsi="Arial"/>
      <w:sz w:val="20"/>
      <w:lang w:val="ru-RU" w:eastAsia="ru-RU"/>
    </w:rPr>
  </w:style>
  <w:style w:type="paragraph" w:customStyle="1" w:styleId="1f0">
    <w:name w:val="Осн. текст Знак Знак Знак Знак Знак1"/>
    <w:basedOn w:val="a4"/>
    <w:rsid w:val="006846B3"/>
    <w:pPr>
      <w:overflowPunct w:val="0"/>
      <w:autoSpaceDE w:val="0"/>
      <w:autoSpaceDN w:val="0"/>
      <w:adjustRightInd w:val="0"/>
      <w:spacing w:after="0"/>
      <w:ind w:firstLine="425"/>
      <w:textAlignment w:val="baseline"/>
    </w:pPr>
    <w:rPr>
      <w:szCs w:val="20"/>
      <w:lang w:val="ru-RU" w:eastAsia="ru-RU"/>
    </w:rPr>
  </w:style>
  <w:style w:type="paragraph" w:customStyle="1" w:styleId="1f1">
    <w:name w:val="Осн. текст Знак Знак Знак Знак Знак1 Знак"/>
    <w:basedOn w:val="a4"/>
    <w:rsid w:val="006846B3"/>
    <w:pPr>
      <w:overflowPunct w:val="0"/>
      <w:autoSpaceDE w:val="0"/>
      <w:autoSpaceDN w:val="0"/>
      <w:adjustRightInd w:val="0"/>
      <w:spacing w:after="0"/>
      <w:ind w:firstLine="425"/>
      <w:textAlignment w:val="baseline"/>
    </w:pPr>
    <w:rPr>
      <w:szCs w:val="20"/>
      <w:lang w:val="ru-RU" w:eastAsia="ru-RU"/>
    </w:rPr>
  </w:style>
  <w:style w:type="paragraph" w:customStyle="1" w:styleId="1f2">
    <w:name w:val="Осн. текст Знак Знак Знак Знак Знак1 Знак Знак"/>
    <w:basedOn w:val="a4"/>
    <w:rsid w:val="006846B3"/>
    <w:pPr>
      <w:overflowPunct w:val="0"/>
      <w:autoSpaceDE w:val="0"/>
      <w:spacing w:after="0"/>
      <w:ind w:firstLine="425"/>
      <w:textAlignment w:val="baseline"/>
    </w:pPr>
    <w:rPr>
      <w:szCs w:val="20"/>
      <w:lang w:val="ru-RU" w:eastAsia="ar-SA"/>
    </w:rPr>
  </w:style>
  <w:style w:type="paragraph" w:customStyle="1" w:styleId="NormalHeading20">
    <w:name w:val="Normal Heading 2"/>
    <w:basedOn w:val="a4"/>
    <w:rsid w:val="006846B3"/>
    <w:pPr>
      <w:spacing w:before="120" w:after="180"/>
      <w:ind w:left="1008" w:firstLine="0"/>
      <w:jc w:val="left"/>
    </w:pPr>
    <w:rPr>
      <w:rFonts w:eastAsia="Calibri"/>
      <w:sz w:val="22"/>
      <w:szCs w:val="22"/>
    </w:rPr>
  </w:style>
  <w:style w:type="character" w:customStyle="1" w:styleId="FontStyle73">
    <w:name w:val="Font Style73"/>
    <w:rsid w:val="006846B3"/>
    <w:rPr>
      <w:rFonts w:ascii="Times New Roman" w:hAnsi="Times New Roman" w:cs="Times New Roman"/>
      <w:i/>
      <w:iCs/>
      <w:sz w:val="20"/>
      <w:szCs w:val="20"/>
    </w:rPr>
  </w:style>
  <w:style w:type="character" w:customStyle="1" w:styleId="1f3">
    <w:name w:val="Название книги1"/>
    <w:rsid w:val="006846B3"/>
    <w:rPr>
      <w:rFonts w:cs="Times New Roman"/>
      <w:b/>
      <w:bCs/>
      <w:smallCaps/>
      <w:spacing w:val="5"/>
    </w:rPr>
  </w:style>
  <w:style w:type="paragraph" w:customStyle="1" w:styleId="TitleHeaderPage">
    <w:name w:val="Title Header Page"/>
    <w:basedOn w:val="a4"/>
    <w:rsid w:val="006846B3"/>
    <w:pPr>
      <w:spacing w:after="240"/>
      <w:ind w:firstLine="0"/>
      <w:jc w:val="center"/>
    </w:pPr>
    <w:rPr>
      <w:caps/>
      <w:kern w:val="24"/>
      <w:szCs w:val="20"/>
    </w:rPr>
  </w:style>
  <w:style w:type="paragraph" w:customStyle="1" w:styleId="1f4">
    <w:name w:val="Название1"/>
    <w:basedOn w:val="a4"/>
    <w:next w:val="a4"/>
    <w:rsid w:val="006846B3"/>
    <w:pPr>
      <w:pageBreakBefore/>
      <w:spacing w:after="360"/>
      <w:ind w:firstLine="0"/>
      <w:jc w:val="center"/>
    </w:pPr>
    <w:rPr>
      <w:rFonts w:ascii="Arial" w:hAnsi="Arial"/>
      <w:b/>
      <w:sz w:val="22"/>
      <w:szCs w:val="20"/>
    </w:rPr>
  </w:style>
  <w:style w:type="paragraph" w:customStyle="1" w:styleId="-11">
    <w:name w:val="Цветной список - Акцент 11"/>
    <w:basedOn w:val="a4"/>
    <w:qFormat/>
    <w:rsid w:val="006846B3"/>
    <w:pPr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ru-RU"/>
    </w:rPr>
  </w:style>
  <w:style w:type="numbering" w:customStyle="1" w:styleId="Style2">
    <w:name w:val="Style2"/>
    <w:basedOn w:val="a7"/>
    <w:rsid w:val="006846B3"/>
    <w:pPr>
      <w:numPr>
        <w:numId w:val="31"/>
      </w:numPr>
    </w:pPr>
  </w:style>
  <w:style w:type="numbering" w:customStyle="1" w:styleId="Style3">
    <w:name w:val="Style3"/>
    <w:rsid w:val="006846B3"/>
    <w:pPr>
      <w:numPr>
        <w:numId w:val="33"/>
      </w:numPr>
    </w:pPr>
  </w:style>
  <w:style w:type="numbering" w:customStyle="1" w:styleId="Style4">
    <w:name w:val="Style4"/>
    <w:rsid w:val="006846B3"/>
    <w:pPr>
      <w:numPr>
        <w:numId w:val="34"/>
      </w:numPr>
    </w:pPr>
  </w:style>
  <w:style w:type="paragraph" w:customStyle="1" w:styleId="HeadingCentered">
    <w:name w:val="Heading Centered"/>
    <w:next w:val="af9"/>
    <w:rsid w:val="006846B3"/>
    <w:pPr>
      <w:keepNext/>
      <w:spacing w:before="360" w:after="360"/>
      <w:jc w:val="center"/>
    </w:pPr>
    <w:rPr>
      <w:b/>
      <w:caps/>
      <w:sz w:val="24"/>
      <w:lang w:val="en-US" w:eastAsia="en-US"/>
    </w:rPr>
  </w:style>
  <w:style w:type="paragraph" w:customStyle="1" w:styleId="Title-BoldCentered">
    <w:name w:val="Title - Bold Centered"/>
    <w:basedOn w:val="a4"/>
    <w:next w:val="af9"/>
    <w:rsid w:val="006846B3"/>
    <w:pPr>
      <w:keepNext/>
      <w:spacing w:after="360"/>
      <w:ind w:firstLine="0"/>
      <w:jc w:val="center"/>
    </w:pPr>
    <w:rPr>
      <w:b/>
      <w:kern w:val="24"/>
      <w:szCs w:val="20"/>
    </w:rPr>
  </w:style>
  <w:style w:type="paragraph" w:customStyle="1" w:styleId="ToCTitle0">
    <w:name w:val="ToC Title"/>
    <w:basedOn w:val="HeadingCentered"/>
    <w:next w:val="a4"/>
    <w:rsid w:val="006846B3"/>
    <w:pPr>
      <w:spacing w:before="0"/>
    </w:pPr>
  </w:style>
  <w:style w:type="paragraph" w:customStyle="1" w:styleId="Table">
    <w:name w:val="Table"/>
    <w:basedOn w:val="a4"/>
    <w:rsid w:val="006846B3"/>
    <w:pPr>
      <w:spacing w:after="0"/>
      <w:ind w:firstLine="0"/>
      <w:jc w:val="left"/>
    </w:pPr>
    <w:rPr>
      <w:kern w:val="24"/>
      <w:szCs w:val="20"/>
    </w:rPr>
  </w:style>
  <w:style w:type="paragraph" w:customStyle="1" w:styleId="Two-colTabs">
    <w:name w:val="Two-col Tabs"/>
    <w:basedOn w:val="a4"/>
    <w:rsid w:val="006846B3"/>
    <w:pPr>
      <w:tabs>
        <w:tab w:val="left" w:pos="4320"/>
      </w:tabs>
      <w:spacing w:after="0" w:line="360" w:lineRule="auto"/>
      <w:ind w:firstLine="0"/>
      <w:jc w:val="left"/>
    </w:pPr>
    <w:rPr>
      <w:noProof/>
      <w:kern w:val="24"/>
      <w:sz w:val="20"/>
      <w:szCs w:val="20"/>
    </w:rPr>
  </w:style>
  <w:style w:type="paragraph" w:customStyle="1" w:styleId="HeaderLandscape0">
    <w:name w:val="Header Landscape"/>
    <w:basedOn w:val="ab"/>
    <w:rsid w:val="006846B3"/>
    <w:pPr>
      <w:tabs>
        <w:tab w:val="clear" w:pos="4507"/>
        <w:tab w:val="clear" w:pos="9000"/>
        <w:tab w:val="center" w:pos="4320"/>
        <w:tab w:val="right" w:pos="11520"/>
      </w:tabs>
    </w:pPr>
    <w:rPr>
      <w:b/>
      <w:kern w:val="24"/>
    </w:rPr>
  </w:style>
  <w:style w:type="paragraph" w:customStyle="1" w:styleId="1f5">
    <w:name w:val="Знак1 Знак Знак Знак Знак Знак Знак Знак Знак"/>
    <w:basedOn w:val="a4"/>
    <w:rsid w:val="006846B3"/>
    <w:pPr>
      <w:spacing w:before="100" w:beforeAutospacing="1" w:after="100" w:afterAutospacing="1"/>
      <w:ind w:firstLine="0"/>
      <w:jc w:val="left"/>
    </w:pPr>
    <w:rPr>
      <w:rFonts w:ascii="Tahoma" w:hAnsi="Tahoma"/>
      <w:sz w:val="20"/>
      <w:szCs w:val="20"/>
    </w:rPr>
  </w:style>
  <w:style w:type="paragraph" w:customStyle="1" w:styleId="NienieEeo">
    <w:name w:val="NienieEeo"/>
    <w:basedOn w:val="a4"/>
    <w:rsid w:val="006846B3"/>
    <w:pPr>
      <w:overflowPunct w:val="0"/>
      <w:autoSpaceDE w:val="0"/>
      <w:autoSpaceDN w:val="0"/>
      <w:adjustRightInd w:val="0"/>
      <w:spacing w:after="0"/>
      <w:ind w:left="425" w:hanging="425"/>
      <w:textAlignment w:val="baseline"/>
    </w:pPr>
    <w:rPr>
      <w:szCs w:val="20"/>
      <w:lang w:val="ru-RU" w:eastAsia="ru-RU"/>
    </w:rPr>
  </w:style>
  <w:style w:type="paragraph" w:customStyle="1" w:styleId="a1">
    <w:name w:val="Вывод"/>
    <w:basedOn w:val="afffff3"/>
    <w:rsid w:val="006846B3"/>
    <w:pPr>
      <w:numPr>
        <w:numId w:val="35"/>
      </w:numPr>
    </w:pPr>
    <w:rPr>
      <w:sz w:val="24"/>
      <w:szCs w:val="24"/>
    </w:rPr>
  </w:style>
  <w:style w:type="paragraph" w:customStyle="1" w:styleId="afffff8">
    <w:name w:val="Вставка"/>
    <w:basedOn w:val="afffff3"/>
    <w:rsid w:val="006846B3"/>
    <w:pPr>
      <w:spacing w:line="240" w:lineRule="auto"/>
    </w:pPr>
    <w:rPr>
      <w:b/>
      <w:sz w:val="12"/>
      <w:szCs w:val="24"/>
    </w:rPr>
  </w:style>
  <w:style w:type="paragraph" w:customStyle="1" w:styleId="afffff9">
    <w:name w:val="Таб. название"/>
    <w:basedOn w:val="a4"/>
    <w:rsid w:val="006846B3"/>
    <w:pPr>
      <w:keepNext/>
      <w:suppressAutoHyphens/>
      <w:spacing w:after="240"/>
      <w:ind w:firstLine="0"/>
      <w:jc w:val="center"/>
    </w:pPr>
    <w:rPr>
      <w:b/>
      <w:i/>
      <w:lang w:val="ru-RU" w:eastAsia="ru-RU"/>
    </w:rPr>
  </w:style>
  <w:style w:type="character" w:customStyle="1" w:styleId="CharChar10">
    <w:name w:val="Char Char10"/>
    <w:rsid w:val="006846B3"/>
    <w:rPr>
      <w:rFonts w:ascii="Cambria" w:eastAsia="Times New Roman" w:hAnsi="Cambria" w:cs="Times New Roman"/>
      <w:b/>
      <w:bCs/>
      <w:snapToGrid w:val="0"/>
      <w:color w:val="000000"/>
      <w:kern w:val="32"/>
      <w:sz w:val="32"/>
      <w:szCs w:val="32"/>
      <w:lang w:val="en-US"/>
    </w:rPr>
  </w:style>
  <w:style w:type="paragraph" w:customStyle="1" w:styleId="opispole">
    <w:name w:val="opis_pole"/>
    <w:basedOn w:val="a4"/>
    <w:rsid w:val="006846B3"/>
    <w:pPr>
      <w:spacing w:before="100" w:beforeAutospacing="1" w:after="100" w:afterAutospacing="1"/>
      <w:ind w:firstLine="0"/>
      <w:jc w:val="left"/>
    </w:pPr>
  </w:style>
  <w:style w:type="character" w:customStyle="1" w:styleId="apple-style-span">
    <w:name w:val="apple-style-span"/>
    <w:basedOn w:val="a5"/>
    <w:rsid w:val="006846B3"/>
  </w:style>
  <w:style w:type="paragraph" w:customStyle="1" w:styleId="---">
    <w:name w:val="первая-строка-с-отступом"/>
    <w:basedOn w:val="a4"/>
    <w:rsid w:val="006846B3"/>
    <w:pPr>
      <w:spacing w:before="100" w:beforeAutospacing="1" w:after="100" w:afterAutospacing="1"/>
      <w:ind w:firstLine="0"/>
      <w:jc w:val="left"/>
    </w:pPr>
  </w:style>
  <w:style w:type="paragraph" w:customStyle="1" w:styleId="-12">
    <w:name w:val="Цветной список - Акцент 12"/>
    <w:basedOn w:val="a4"/>
    <w:rsid w:val="006846B3"/>
    <w:pPr>
      <w:spacing w:before="240" w:after="200" w:line="276" w:lineRule="auto"/>
      <w:ind w:firstLine="0"/>
    </w:pPr>
    <w:rPr>
      <w:lang w:eastAsia="fr-FR"/>
    </w:rPr>
  </w:style>
  <w:style w:type="character" w:customStyle="1" w:styleId="Heading1Char">
    <w:name w:val="Heading 1 Char"/>
    <w:locked/>
    <w:rsid w:val="006846B3"/>
    <w:rPr>
      <w:rFonts w:ascii="Cambria" w:hAnsi="Cambria" w:cs="Times New Roman"/>
      <w:b/>
      <w:bCs/>
      <w:kern w:val="32"/>
      <w:sz w:val="32"/>
      <w:szCs w:val="32"/>
      <w:lang w:val="en-US" w:eastAsia="en-US"/>
    </w:rPr>
  </w:style>
  <w:style w:type="paragraph" w:customStyle="1" w:styleId="a3">
    <w:name w:val="Лит. список"/>
    <w:basedOn w:val="afffff3"/>
    <w:rsid w:val="006846B3"/>
    <w:pPr>
      <w:numPr>
        <w:numId w:val="36"/>
      </w:numPr>
    </w:pPr>
    <w:rPr>
      <w:sz w:val="24"/>
      <w:szCs w:val="24"/>
    </w:rPr>
  </w:style>
  <w:style w:type="paragraph" w:customStyle="1" w:styleId="prepupack">
    <w:name w:val="prepupack"/>
    <w:basedOn w:val="a4"/>
    <w:rsid w:val="006846B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bullet0">
    <w:name w:val="bullet"/>
    <w:basedOn w:val="a4"/>
    <w:rsid w:val="006846B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1f6">
    <w:name w:val="Стиль1"/>
    <w:basedOn w:val="1"/>
    <w:link w:val="110"/>
    <w:qFormat/>
    <w:rsid w:val="006846B3"/>
    <w:pPr>
      <w:keepLines w:val="0"/>
      <w:numPr>
        <w:numId w:val="0"/>
      </w:numPr>
      <w:tabs>
        <w:tab w:val="clear" w:pos="480"/>
        <w:tab w:val="num" w:pos="2160"/>
      </w:tabs>
      <w:spacing w:after="120"/>
      <w:ind w:left="2160" w:hanging="2160"/>
      <w:jc w:val="left"/>
    </w:pPr>
    <w:rPr>
      <w:caps w:val="0"/>
      <w:kern w:val="0"/>
      <w:shd w:val="clear" w:color="auto" w:fill="auto"/>
      <w:lang w:val="ru-RU" w:eastAsia="ru-RU"/>
    </w:rPr>
  </w:style>
  <w:style w:type="paragraph" w:customStyle="1" w:styleId="1f7">
    <w:name w:val="Заголовок1"/>
    <w:basedOn w:val="1f6"/>
    <w:link w:val="1f8"/>
    <w:qFormat/>
    <w:rsid w:val="006846B3"/>
    <w:pPr>
      <w:jc w:val="both"/>
    </w:pPr>
    <w:rPr>
      <w:caps/>
    </w:rPr>
  </w:style>
  <w:style w:type="character" w:customStyle="1" w:styleId="110">
    <w:name w:val="Стиль1 Знак1"/>
    <w:basedOn w:val="130"/>
    <w:link w:val="1f6"/>
    <w:rsid w:val="006846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22">
    <w:name w:val="Заголовок2"/>
    <w:basedOn w:val="20"/>
    <w:link w:val="2f6"/>
    <w:qFormat/>
    <w:rsid w:val="006846B3"/>
    <w:pPr>
      <w:numPr>
        <w:numId w:val="32"/>
      </w:numPr>
      <w:tabs>
        <w:tab w:val="clear" w:pos="709"/>
      </w:tabs>
      <w:autoSpaceDE/>
      <w:autoSpaceDN/>
      <w:adjustRightInd/>
      <w:spacing w:before="0" w:after="120"/>
      <w:ind w:left="0" w:firstLine="426"/>
    </w:pPr>
    <w:rPr>
      <w:szCs w:val="24"/>
    </w:rPr>
  </w:style>
  <w:style w:type="character" w:customStyle="1" w:styleId="1f8">
    <w:name w:val="Заголовок1 Знак"/>
    <w:basedOn w:val="110"/>
    <w:link w:val="1f7"/>
    <w:rsid w:val="006846B3"/>
    <w:rPr>
      <w:rFonts w:ascii="Times New Roman" w:eastAsia="Times New Roman" w:hAnsi="Times New Roman" w:cs="Times New Roman"/>
      <w:b/>
      <w:bCs/>
      <w:caps/>
      <w:sz w:val="24"/>
      <w:szCs w:val="24"/>
      <w:lang w:eastAsia="ru-RU"/>
    </w:rPr>
  </w:style>
  <w:style w:type="character" w:customStyle="1" w:styleId="2f6">
    <w:name w:val="Заголовок2 Знак"/>
    <w:basedOn w:val="23"/>
    <w:link w:val="22"/>
    <w:rsid w:val="006846B3"/>
    <w:rPr>
      <w:rFonts w:eastAsia="TTE12574B0t00"/>
      <w:b/>
      <w:bCs/>
      <w:iCs/>
      <w:sz w:val="24"/>
      <w:szCs w:val="24"/>
    </w:rPr>
  </w:style>
  <w:style w:type="character" w:customStyle="1" w:styleId="Title10">
    <w:name w:val="Title1 Знак"/>
    <w:basedOn w:val="1f8"/>
    <w:link w:val="Title1"/>
    <w:rsid w:val="006846B3"/>
    <w:rPr>
      <w:rFonts w:ascii="Times New Roman" w:eastAsia="Times New Roman" w:hAnsi="Times New Roman" w:cs="Times New Roman"/>
      <w:b/>
      <w:bCs/>
      <w:caps/>
      <w:sz w:val="24"/>
      <w:szCs w:val="24"/>
      <w:lang w:eastAsia="ru-RU"/>
    </w:rPr>
  </w:style>
  <w:style w:type="numbering" w:customStyle="1" w:styleId="1f9">
    <w:name w:val="Нет списка1"/>
    <w:next w:val="a7"/>
    <w:uiPriority w:val="99"/>
    <w:semiHidden/>
    <w:unhideWhenUsed/>
    <w:rsid w:val="006846B3"/>
  </w:style>
  <w:style w:type="numbering" w:customStyle="1" w:styleId="1111111">
    <w:name w:val="1 / 1.1 / 1.1.11"/>
    <w:basedOn w:val="a7"/>
    <w:next w:val="111111"/>
    <w:semiHidden/>
    <w:rsid w:val="006846B3"/>
    <w:pPr>
      <w:numPr>
        <w:numId w:val="12"/>
      </w:numPr>
    </w:pPr>
  </w:style>
  <w:style w:type="paragraph" w:customStyle="1" w:styleId="opisdvxn">
    <w:name w:val="opis_dv_xn"/>
    <w:basedOn w:val="a4"/>
    <w:rsid w:val="006846B3"/>
    <w:pPr>
      <w:spacing w:before="100" w:beforeAutospacing="1" w:after="100" w:afterAutospacing="1"/>
      <w:ind w:firstLine="0"/>
      <w:jc w:val="left"/>
    </w:pPr>
    <w:rPr>
      <w:lang w:val="ru-RU" w:eastAsia="ru-RU"/>
    </w:rPr>
  </w:style>
  <w:style w:type="paragraph" w:customStyle="1" w:styleId="BayerTableColumnHeadings">
    <w:name w:val="Bayer Table Column Headings"/>
    <w:basedOn w:val="a4"/>
    <w:rsid w:val="006846B3"/>
    <w:pPr>
      <w:keepNext/>
      <w:widowControl w:val="0"/>
      <w:spacing w:after="0"/>
      <w:ind w:firstLine="0"/>
      <w:jc w:val="center"/>
    </w:pPr>
    <w:rPr>
      <w:rFonts w:ascii="Arial" w:hAnsi="Arial"/>
      <w:sz w:val="20"/>
      <w:szCs w:val="20"/>
    </w:rPr>
  </w:style>
  <w:style w:type="paragraph" w:customStyle="1" w:styleId="BayerTableFootnote">
    <w:name w:val="Bayer Table Footnote"/>
    <w:basedOn w:val="a4"/>
    <w:rsid w:val="006846B3"/>
    <w:pPr>
      <w:keepNext/>
      <w:widowControl w:val="0"/>
      <w:spacing w:after="0"/>
      <w:ind w:left="360" w:hanging="360"/>
      <w:jc w:val="left"/>
    </w:pPr>
    <w:rPr>
      <w:rFonts w:ascii="Arial" w:hAnsi="Arial"/>
      <w:sz w:val="20"/>
      <w:szCs w:val="20"/>
    </w:rPr>
  </w:style>
  <w:style w:type="paragraph" w:customStyle="1" w:styleId="BayerTableRowHeadings">
    <w:name w:val="Bayer Table Row Headings"/>
    <w:basedOn w:val="a4"/>
    <w:semiHidden/>
    <w:rsid w:val="006846B3"/>
    <w:pPr>
      <w:keepNext/>
      <w:widowControl w:val="0"/>
      <w:spacing w:after="0"/>
      <w:ind w:firstLine="0"/>
      <w:jc w:val="left"/>
    </w:pPr>
    <w:rPr>
      <w:rFonts w:ascii="Arial" w:hAnsi="Arial"/>
      <w:sz w:val="20"/>
      <w:szCs w:val="20"/>
    </w:rPr>
  </w:style>
  <w:style w:type="paragraph" w:customStyle="1" w:styleId="BayerTableStyleLeftJustified">
    <w:name w:val="Bayer TableStyle Left Justified"/>
    <w:basedOn w:val="a4"/>
    <w:semiHidden/>
    <w:rsid w:val="006846B3"/>
    <w:pPr>
      <w:keepNext/>
      <w:widowControl w:val="0"/>
      <w:spacing w:after="0"/>
      <w:ind w:firstLine="0"/>
      <w:jc w:val="left"/>
    </w:pPr>
    <w:rPr>
      <w:rFonts w:ascii="Arial" w:hAnsi="Arial"/>
      <w:sz w:val="20"/>
      <w:szCs w:val="20"/>
    </w:rPr>
  </w:style>
  <w:style w:type="paragraph" w:customStyle="1" w:styleId="BulletBayerBodyText">
    <w:name w:val="Bullet Bayer Body Text"/>
    <w:basedOn w:val="BayerBodytext"/>
    <w:rsid w:val="006846B3"/>
    <w:pPr>
      <w:numPr>
        <w:numId w:val="38"/>
      </w:numPr>
      <w:spacing w:after="120"/>
    </w:pPr>
  </w:style>
  <w:style w:type="character" w:styleId="afffffa">
    <w:name w:val="Placeholder Text"/>
    <w:basedOn w:val="a5"/>
    <w:uiPriority w:val="99"/>
    <w:semiHidden/>
    <w:rsid w:val="006846B3"/>
    <w:rPr>
      <w:color w:val="808080"/>
    </w:rPr>
  </w:style>
  <w:style w:type="paragraph" w:customStyle="1" w:styleId="BodyText12">
    <w:name w:val="BodyText12"/>
    <w:link w:val="BodyText12Char"/>
    <w:qFormat/>
    <w:rsid w:val="006846B3"/>
    <w:pPr>
      <w:spacing w:after="200" w:line="300" w:lineRule="auto"/>
      <w:jc w:val="both"/>
    </w:pPr>
    <w:rPr>
      <w:sz w:val="24"/>
      <w:lang w:val="en-US" w:eastAsia="en-US"/>
    </w:rPr>
  </w:style>
  <w:style w:type="character" w:customStyle="1" w:styleId="BodyText12Char">
    <w:name w:val="BodyText12 Char"/>
    <w:basedOn w:val="a5"/>
    <w:link w:val="BodyText12"/>
    <w:locked/>
    <w:rsid w:val="006846B3"/>
    <w:rPr>
      <w:sz w:val="24"/>
      <w:lang w:val="en-US" w:eastAsia="en-US"/>
    </w:rPr>
  </w:style>
  <w:style w:type="paragraph" w:customStyle="1" w:styleId="Blank">
    <w:name w:val="Blank"/>
    <w:rsid w:val="006846B3"/>
    <w:rPr>
      <w:lang w:val="en-US" w:eastAsia="en-US"/>
    </w:rPr>
  </w:style>
  <w:style w:type="character" w:customStyle="1" w:styleId="Headerorfooter">
    <w:name w:val="Header or footer_"/>
    <w:link w:val="Headerorfooter0"/>
    <w:rsid w:val="006846B3"/>
    <w:rPr>
      <w:shd w:val="clear" w:color="auto" w:fill="FFFFFF"/>
    </w:rPr>
  </w:style>
  <w:style w:type="paragraph" w:customStyle="1" w:styleId="Headerorfooter0">
    <w:name w:val="Header or footer"/>
    <w:basedOn w:val="a4"/>
    <w:link w:val="Headerorfooter"/>
    <w:rsid w:val="006846B3"/>
    <w:pPr>
      <w:shd w:val="clear" w:color="auto" w:fill="FFFFFF"/>
      <w:spacing w:after="0"/>
      <w:ind w:firstLine="0"/>
      <w:jc w:val="left"/>
    </w:pPr>
    <w:rPr>
      <w:sz w:val="20"/>
      <w:szCs w:val="20"/>
      <w:lang w:val="ru-RU" w:eastAsia="ru-RU"/>
    </w:rPr>
  </w:style>
  <w:style w:type="character" w:customStyle="1" w:styleId="HeaderorfooterArial7pt">
    <w:name w:val="Header or footer + Arial;7 pt"/>
    <w:rsid w:val="006846B3"/>
    <w:rPr>
      <w:rFonts w:ascii="Arial" w:eastAsia="Arial" w:hAnsi="Arial" w:cs="Arial"/>
      <w:spacing w:val="0"/>
      <w:sz w:val="14"/>
      <w:szCs w:val="14"/>
      <w:shd w:val="clear" w:color="auto" w:fill="FFFFFF"/>
    </w:rPr>
  </w:style>
  <w:style w:type="character" w:customStyle="1" w:styleId="Headerorfooter95pt">
    <w:name w:val="Header or footer + 9;5 pt"/>
    <w:rsid w:val="006846B3"/>
    <w:rPr>
      <w:rFonts w:ascii="Times New Roman" w:eastAsia="Times New Roman" w:hAnsi="Times New Roman" w:cs="Times New Roman"/>
      <w:spacing w:val="0"/>
      <w:sz w:val="19"/>
      <w:szCs w:val="19"/>
      <w:shd w:val="clear" w:color="auto" w:fill="FFFFFF"/>
    </w:rPr>
  </w:style>
  <w:style w:type="character" w:customStyle="1" w:styleId="Bodytext">
    <w:name w:val="Body text_"/>
    <w:link w:val="510"/>
    <w:rsid w:val="006846B3"/>
    <w:rPr>
      <w:sz w:val="23"/>
      <w:szCs w:val="23"/>
      <w:shd w:val="clear" w:color="auto" w:fill="FFFFFF"/>
    </w:rPr>
  </w:style>
  <w:style w:type="paragraph" w:customStyle="1" w:styleId="510">
    <w:name w:val="Основной текст51"/>
    <w:basedOn w:val="a4"/>
    <w:link w:val="Bodytext"/>
    <w:rsid w:val="006846B3"/>
    <w:pPr>
      <w:shd w:val="clear" w:color="auto" w:fill="FFFFFF"/>
      <w:spacing w:before="120" w:line="274" w:lineRule="exact"/>
      <w:ind w:hanging="360"/>
      <w:jc w:val="left"/>
    </w:pPr>
    <w:rPr>
      <w:sz w:val="23"/>
      <w:szCs w:val="23"/>
      <w:lang w:val="ru-RU" w:eastAsia="ru-RU"/>
    </w:rPr>
  </w:style>
  <w:style w:type="paragraph" w:customStyle="1" w:styleId="tablefootnote0">
    <w:name w:val="table_footnote"/>
    <w:basedOn w:val="a4"/>
    <w:rsid w:val="006D63C8"/>
    <w:pPr>
      <w:tabs>
        <w:tab w:val="left" w:pos="288"/>
        <w:tab w:val="left" w:pos="1080"/>
      </w:tabs>
      <w:spacing w:after="0"/>
      <w:ind w:firstLine="0"/>
      <w:jc w:val="left"/>
    </w:pPr>
    <w:rPr>
      <w:i/>
      <w:iCs/>
      <w:sz w:val="20"/>
      <w:szCs w:val="20"/>
    </w:rPr>
  </w:style>
  <w:style w:type="paragraph" w:customStyle="1" w:styleId="3f1">
    <w:name w:val="Основной3"/>
    <w:basedOn w:val="a4"/>
    <w:rsid w:val="00E479B0"/>
    <w:pPr>
      <w:spacing w:after="240"/>
      <w:ind w:left="1915" w:firstLine="0"/>
    </w:pPr>
    <w:rPr>
      <w:rFonts w:ascii="Arial" w:hAnsi="Arial"/>
      <w:sz w:val="20"/>
      <w:szCs w:val="20"/>
      <w:lang w:val="ru-RU"/>
    </w:rPr>
  </w:style>
  <w:style w:type="character" w:customStyle="1" w:styleId="afffff">
    <w:name w:val="Абзац списка Знак"/>
    <w:link w:val="affffe"/>
    <w:uiPriority w:val="34"/>
    <w:rsid w:val="000E1F5A"/>
    <w:rPr>
      <w:rFonts w:ascii="Calibri" w:eastAsia="Calibri" w:hAnsi="Calibri"/>
      <w:sz w:val="22"/>
      <w:szCs w:val="22"/>
      <w:lang w:eastAsia="en-US"/>
    </w:rPr>
  </w:style>
  <w:style w:type="paragraph" w:customStyle="1" w:styleId="Pa3">
    <w:name w:val="Pa3"/>
    <w:basedOn w:val="Default0"/>
    <w:next w:val="Default0"/>
    <w:uiPriority w:val="99"/>
    <w:rsid w:val="001C5B77"/>
    <w:pPr>
      <w:spacing w:line="181" w:lineRule="atLeast"/>
    </w:pPr>
    <w:rPr>
      <w:rFonts w:ascii="FreeSetC" w:hAnsi="FreeSetC"/>
      <w:color w:val="auto"/>
      <w:lang w:val="ru-RU" w:eastAsia="ru-RU"/>
    </w:rPr>
  </w:style>
  <w:style w:type="table" w:customStyle="1" w:styleId="1fa">
    <w:name w:val="Сетка таблицы1"/>
    <w:basedOn w:val="a6"/>
    <w:next w:val="af5"/>
    <w:uiPriority w:val="59"/>
    <w:rsid w:val="0092254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num">
    <w:name w:val="list:num"/>
    <w:basedOn w:val="a4"/>
    <w:rsid w:val="007756B3"/>
    <w:pPr>
      <w:numPr>
        <w:numId w:val="45"/>
      </w:numPr>
    </w:pPr>
    <w:rPr>
      <w:lang w:val="en-GB"/>
    </w:rPr>
  </w:style>
  <w:style w:type="character" w:customStyle="1" w:styleId="UnresolvedMention1">
    <w:name w:val="Unresolved Mention1"/>
    <w:basedOn w:val="a5"/>
    <w:uiPriority w:val="99"/>
    <w:semiHidden/>
    <w:unhideWhenUsed/>
    <w:rsid w:val="002B3296"/>
    <w:rPr>
      <w:color w:val="605E5C"/>
      <w:shd w:val="clear" w:color="auto" w:fill="E1DFDD"/>
    </w:rPr>
  </w:style>
  <w:style w:type="character" w:customStyle="1" w:styleId="2f7">
    <w:name w:val="Название2"/>
    <w:basedOn w:val="a5"/>
    <w:rsid w:val="00761142"/>
  </w:style>
  <w:style w:type="character" w:customStyle="1" w:styleId="number">
    <w:name w:val="number"/>
    <w:basedOn w:val="a5"/>
    <w:rsid w:val="00761142"/>
  </w:style>
  <w:style w:type="character" w:customStyle="1" w:styleId="2f8">
    <w:name w:val="Основной текст (2)_"/>
    <w:basedOn w:val="a5"/>
    <w:link w:val="2f9"/>
    <w:rsid w:val="00132BA6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f9">
    <w:name w:val="Основной текст (2)"/>
    <w:basedOn w:val="a4"/>
    <w:link w:val="2f8"/>
    <w:rsid w:val="00132BA6"/>
    <w:pPr>
      <w:widowControl w:val="0"/>
      <w:shd w:val="clear" w:color="auto" w:fill="FFFFFF"/>
      <w:spacing w:before="200" w:after="0" w:line="230" w:lineRule="exact"/>
      <w:ind w:hanging="600"/>
      <w:jc w:val="left"/>
    </w:pPr>
    <w:rPr>
      <w:rFonts w:ascii="Arial" w:eastAsia="Arial" w:hAnsi="Arial" w:cs="Arial"/>
      <w:sz w:val="18"/>
      <w:szCs w:val="18"/>
      <w:lang w:val="ru-RU" w:eastAsia="ru-RU"/>
    </w:rPr>
  </w:style>
  <w:style w:type="character" w:customStyle="1" w:styleId="afffffb">
    <w:name w:val="Подпись к таблице_"/>
    <w:basedOn w:val="a5"/>
    <w:link w:val="afffffc"/>
    <w:rsid w:val="00132BA6"/>
    <w:rPr>
      <w:rFonts w:ascii="Arial" w:eastAsia="Arial" w:hAnsi="Arial" w:cs="Arial"/>
      <w:sz w:val="18"/>
      <w:szCs w:val="18"/>
      <w:shd w:val="clear" w:color="auto" w:fill="FFFFFF"/>
    </w:rPr>
  </w:style>
  <w:style w:type="character" w:customStyle="1" w:styleId="285pt">
    <w:name w:val="Основной текст (2) + 8;5 pt;Полужирный"/>
    <w:basedOn w:val="2f8"/>
    <w:rsid w:val="00132BA6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paragraph" w:customStyle="1" w:styleId="afffffc">
    <w:name w:val="Подпись к таблице"/>
    <w:basedOn w:val="a4"/>
    <w:link w:val="afffffb"/>
    <w:rsid w:val="00132BA6"/>
    <w:pPr>
      <w:widowControl w:val="0"/>
      <w:shd w:val="clear" w:color="auto" w:fill="FFFFFF"/>
      <w:spacing w:after="0" w:line="200" w:lineRule="exact"/>
      <w:ind w:firstLine="0"/>
    </w:pPr>
    <w:rPr>
      <w:rFonts w:ascii="Arial" w:eastAsia="Arial" w:hAnsi="Arial" w:cs="Arial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71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34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613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288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53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308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94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426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252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32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810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84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36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0805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34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4490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4658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51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932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806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366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822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539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224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771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834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38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679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70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39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193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2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8364">
                      <w:marLeft w:val="0"/>
                      <w:marRight w:val="0"/>
                      <w:marTop w:val="12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644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7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0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46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06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55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06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4302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167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994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59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54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6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02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08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3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1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0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info@cmd-online.ru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mailto:agk@iihr.ru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rzk@ipharma.ru" TargetMode="External"/><Relationship Id="rId24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image" Target="media/image1.emf"/><Relationship Id="rId23" Type="http://schemas.microsoft.com/office/2011/relationships/commentsExtended" Target="commentsExtended.xml"/><Relationship Id="rId10" Type="http://schemas.openxmlformats.org/officeDocument/2006/relationships/hyperlink" Target="mailto:%20khopv@ipharma.ru" TargetMode="External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yperlink" Target="mailto:eam@ipharma.ru" TargetMode="External"/><Relationship Id="rId14" Type="http://schemas.openxmlformats.org/officeDocument/2006/relationships/comments" Target="comments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bland\Application%20Data\Microsoft\Templates\ISIWriter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0B795-5477-4F22-B69C-6358F7EC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ISIWriter</Template>
  <TotalTime>0</TotalTime>
  <Pages>19</Pages>
  <Words>6281</Words>
  <Characters>35806</Characters>
  <Application>Microsoft Office Word</Application>
  <DocSecurity>0</DocSecurity>
  <Lines>298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42003</CharactersWithSpaces>
  <SharedDoc>false</SharedDoc>
  <HLinks>
    <vt:vector size="900" baseType="variant">
      <vt:variant>
        <vt:i4>1966133</vt:i4>
      </vt:variant>
      <vt:variant>
        <vt:i4>1072</vt:i4>
      </vt:variant>
      <vt:variant>
        <vt:i4>0</vt:i4>
      </vt:variant>
      <vt:variant>
        <vt:i4>5</vt:i4>
      </vt:variant>
      <vt:variant>
        <vt:lpwstr/>
      </vt:variant>
      <vt:variant>
        <vt:lpwstr>_Toc324765490</vt:lpwstr>
      </vt:variant>
      <vt:variant>
        <vt:i4>2031669</vt:i4>
      </vt:variant>
      <vt:variant>
        <vt:i4>1066</vt:i4>
      </vt:variant>
      <vt:variant>
        <vt:i4>0</vt:i4>
      </vt:variant>
      <vt:variant>
        <vt:i4>5</vt:i4>
      </vt:variant>
      <vt:variant>
        <vt:lpwstr/>
      </vt:variant>
      <vt:variant>
        <vt:lpwstr>_Toc324765489</vt:lpwstr>
      </vt:variant>
      <vt:variant>
        <vt:i4>2031669</vt:i4>
      </vt:variant>
      <vt:variant>
        <vt:i4>1060</vt:i4>
      </vt:variant>
      <vt:variant>
        <vt:i4>0</vt:i4>
      </vt:variant>
      <vt:variant>
        <vt:i4>5</vt:i4>
      </vt:variant>
      <vt:variant>
        <vt:lpwstr/>
      </vt:variant>
      <vt:variant>
        <vt:lpwstr>_Toc324765488</vt:lpwstr>
      </vt:variant>
      <vt:variant>
        <vt:i4>2031669</vt:i4>
      </vt:variant>
      <vt:variant>
        <vt:i4>1054</vt:i4>
      </vt:variant>
      <vt:variant>
        <vt:i4>0</vt:i4>
      </vt:variant>
      <vt:variant>
        <vt:i4>5</vt:i4>
      </vt:variant>
      <vt:variant>
        <vt:lpwstr/>
      </vt:variant>
      <vt:variant>
        <vt:lpwstr>_Toc324765487</vt:lpwstr>
      </vt:variant>
      <vt:variant>
        <vt:i4>2031669</vt:i4>
      </vt:variant>
      <vt:variant>
        <vt:i4>1048</vt:i4>
      </vt:variant>
      <vt:variant>
        <vt:i4>0</vt:i4>
      </vt:variant>
      <vt:variant>
        <vt:i4>5</vt:i4>
      </vt:variant>
      <vt:variant>
        <vt:lpwstr/>
      </vt:variant>
      <vt:variant>
        <vt:lpwstr>_Toc324765486</vt:lpwstr>
      </vt:variant>
      <vt:variant>
        <vt:i4>2031669</vt:i4>
      </vt:variant>
      <vt:variant>
        <vt:i4>1042</vt:i4>
      </vt:variant>
      <vt:variant>
        <vt:i4>0</vt:i4>
      </vt:variant>
      <vt:variant>
        <vt:i4>5</vt:i4>
      </vt:variant>
      <vt:variant>
        <vt:lpwstr/>
      </vt:variant>
      <vt:variant>
        <vt:lpwstr>_Toc324765485</vt:lpwstr>
      </vt:variant>
      <vt:variant>
        <vt:i4>2031669</vt:i4>
      </vt:variant>
      <vt:variant>
        <vt:i4>1033</vt:i4>
      </vt:variant>
      <vt:variant>
        <vt:i4>0</vt:i4>
      </vt:variant>
      <vt:variant>
        <vt:i4>5</vt:i4>
      </vt:variant>
      <vt:variant>
        <vt:lpwstr/>
      </vt:variant>
      <vt:variant>
        <vt:lpwstr>_Toc324765484</vt:lpwstr>
      </vt:variant>
      <vt:variant>
        <vt:i4>1310772</vt:i4>
      </vt:variant>
      <vt:variant>
        <vt:i4>1024</vt:i4>
      </vt:variant>
      <vt:variant>
        <vt:i4>0</vt:i4>
      </vt:variant>
      <vt:variant>
        <vt:i4>5</vt:i4>
      </vt:variant>
      <vt:variant>
        <vt:lpwstr/>
      </vt:variant>
      <vt:variant>
        <vt:lpwstr>_Toc324765530</vt:lpwstr>
      </vt:variant>
      <vt:variant>
        <vt:i4>1376308</vt:i4>
      </vt:variant>
      <vt:variant>
        <vt:i4>1018</vt:i4>
      </vt:variant>
      <vt:variant>
        <vt:i4>0</vt:i4>
      </vt:variant>
      <vt:variant>
        <vt:i4>5</vt:i4>
      </vt:variant>
      <vt:variant>
        <vt:lpwstr/>
      </vt:variant>
      <vt:variant>
        <vt:lpwstr>_Toc324765529</vt:lpwstr>
      </vt:variant>
      <vt:variant>
        <vt:i4>1376308</vt:i4>
      </vt:variant>
      <vt:variant>
        <vt:i4>1012</vt:i4>
      </vt:variant>
      <vt:variant>
        <vt:i4>0</vt:i4>
      </vt:variant>
      <vt:variant>
        <vt:i4>5</vt:i4>
      </vt:variant>
      <vt:variant>
        <vt:lpwstr/>
      </vt:variant>
      <vt:variant>
        <vt:lpwstr>_Toc324765528</vt:lpwstr>
      </vt:variant>
      <vt:variant>
        <vt:i4>1376308</vt:i4>
      </vt:variant>
      <vt:variant>
        <vt:i4>1006</vt:i4>
      </vt:variant>
      <vt:variant>
        <vt:i4>0</vt:i4>
      </vt:variant>
      <vt:variant>
        <vt:i4>5</vt:i4>
      </vt:variant>
      <vt:variant>
        <vt:lpwstr/>
      </vt:variant>
      <vt:variant>
        <vt:lpwstr>_Toc324765527</vt:lpwstr>
      </vt:variant>
      <vt:variant>
        <vt:i4>1048629</vt:i4>
      </vt:variant>
      <vt:variant>
        <vt:i4>997</vt:i4>
      </vt:variant>
      <vt:variant>
        <vt:i4>0</vt:i4>
      </vt:variant>
      <vt:variant>
        <vt:i4>5</vt:i4>
      </vt:variant>
      <vt:variant>
        <vt:lpwstr/>
      </vt:variant>
      <vt:variant>
        <vt:lpwstr>_Toc324765479</vt:lpwstr>
      </vt:variant>
      <vt:variant>
        <vt:i4>1048629</vt:i4>
      </vt:variant>
      <vt:variant>
        <vt:i4>991</vt:i4>
      </vt:variant>
      <vt:variant>
        <vt:i4>0</vt:i4>
      </vt:variant>
      <vt:variant>
        <vt:i4>5</vt:i4>
      </vt:variant>
      <vt:variant>
        <vt:lpwstr/>
      </vt:variant>
      <vt:variant>
        <vt:lpwstr>_Toc324765478</vt:lpwstr>
      </vt:variant>
      <vt:variant>
        <vt:i4>1048629</vt:i4>
      </vt:variant>
      <vt:variant>
        <vt:i4>985</vt:i4>
      </vt:variant>
      <vt:variant>
        <vt:i4>0</vt:i4>
      </vt:variant>
      <vt:variant>
        <vt:i4>5</vt:i4>
      </vt:variant>
      <vt:variant>
        <vt:lpwstr/>
      </vt:variant>
      <vt:variant>
        <vt:lpwstr>_Toc324765477</vt:lpwstr>
      </vt:variant>
      <vt:variant>
        <vt:i4>1048629</vt:i4>
      </vt:variant>
      <vt:variant>
        <vt:i4>979</vt:i4>
      </vt:variant>
      <vt:variant>
        <vt:i4>0</vt:i4>
      </vt:variant>
      <vt:variant>
        <vt:i4>5</vt:i4>
      </vt:variant>
      <vt:variant>
        <vt:lpwstr/>
      </vt:variant>
      <vt:variant>
        <vt:lpwstr>_Toc324765476</vt:lpwstr>
      </vt:variant>
      <vt:variant>
        <vt:i4>1048629</vt:i4>
      </vt:variant>
      <vt:variant>
        <vt:i4>973</vt:i4>
      </vt:variant>
      <vt:variant>
        <vt:i4>0</vt:i4>
      </vt:variant>
      <vt:variant>
        <vt:i4>5</vt:i4>
      </vt:variant>
      <vt:variant>
        <vt:lpwstr/>
      </vt:variant>
      <vt:variant>
        <vt:lpwstr>_Toc324765475</vt:lpwstr>
      </vt:variant>
      <vt:variant>
        <vt:i4>1048629</vt:i4>
      </vt:variant>
      <vt:variant>
        <vt:i4>967</vt:i4>
      </vt:variant>
      <vt:variant>
        <vt:i4>0</vt:i4>
      </vt:variant>
      <vt:variant>
        <vt:i4>5</vt:i4>
      </vt:variant>
      <vt:variant>
        <vt:lpwstr/>
      </vt:variant>
      <vt:variant>
        <vt:lpwstr>_Toc324765474</vt:lpwstr>
      </vt:variant>
      <vt:variant>
        <vt:i4>1048629</vt:i4>
      </vt:variant>
      <vt:variant>
        <vt:i4>961</vt:i4>
      </vt:variant>
      <vt:variant>
        <vt:i4>0</vt:i4>
      </vt:variant>
      <vt:variant>
        <vt:i4>5</vt:i4>
      </vt:variant>
      <vt:variant>
        <vt:lpwstr/>
      </vt:variant>
      <vt:variant>
        <vt:lpwstr>_Toc324765473</vt:lpwstr>
      </vt:variant>
      <vt:variant>
        <vt:i4>1048629</vt:i4>
      </vt:variant>
      <vt:variant>
        <vt:i4>955</vt:i4>
      </vt:variant>
      <vt:variant>
        <vt:i4>0</vt:i4>
      </vt:variant>
      <vt:variant>
        <vt:i4>5</vt:i4>
      </vt:variant>
      <vt:variant>
        <vt:lpwstr/>
      </vt:variant>
      <vt:variant>
        <vt:lpwstr>_Toc324765472</vt:lpwstr>
      </vt:variant>
      <vt:variant>
        <vt:i4>1048629</vt:i4>
      </vt:variant>
      <vt:variant>
        <vt:i4>949</vt:i4>
      </vt:variant>
      <vt:variant>
        <vt:i4>0</vt:i4>
      </vt:variant>
      <vt:variant>
        <vt:i4>5</vt:i4>
      </vt:variant>
      <vt:variant>
        <vt:lpwstr/>
      </vt:variant>
      <vt:variant>
        <vt:lpwstr>_Toc324765471</vt:lpwstr>
      </vt:variant>
      <vt:variant>
        <vt:i4>1048629</vt:i4>
      </vt:variant>
      <vt:variant>
        <vt:i4>943</vt:i4>
      </vt:variant>
      <vt:variant>
        <vt:i4>0</vt:i4>
      </vt:variant>
      <vt:variant>
        <vt:i4>5</vt:i4>
      </vt:variant>
      <vt:variant>
        <vt:lpwstr/>
      </vt:variant>
      <vt:variant>
        <vt:lpwstr>_Toc324765470</vt:lpwstr>
      </vt:variant>
      <vt:variant>
        <vt:i4>1114165</vt:i4>
      </vt:variant>
      <vt:variant>
        <vt:i4>937</vt:i4>
      </vt:variant>
      <vt:variant>
        <vt:i4>0</vt:i4>
      </vt:variant>
      <vt:variant>
        <vt:i4>5</vt:i4>
      </vt:variant>
      <vt:variant>
        <vt:lpwstr/>
      </vt:variant>
      <vt:variant>
        <vt:lpwstr>_Toc324765469</vt:lpwstr>
      </vt:variant>
      <vt:variant>
        <vt:i4>1114165</vt:i4>
      </vt:variant>
      <vt:variant>
        <vt:i4>931</vt:i4>
      </vt:variant>
      <vt:variant>
        <vt:i4>0</vt:i4>
      </vt:variant>
      <vt:variant>
        <vt:i4>5</vt:i4>
      </vt:variant>
      <vt:variant>
        <vt:lpwstr/>
      </vt:variant>
      <vt:variant>
        <vt:lpwstr>_Toc324765468</vt:lpwstr>
      </vt:variant>
      <vt:variant>
        <vt:i4>1114165</vt:i4>
      </vt:variant>
      <vt:variant>
        <vt:i4>925</vt:i4>
      </vt:variant>
      <vt:variant>
        <vt:i4>0</vt:i4>
      </vt:variant>
      <vt:variant>
        <vt:i4>5</vt:i4>
      </vt:variant>
      <vt:variant>
        <vt:lpwstr/>
      </vt:variant>
      <vt:variant>
        <vt:lpwstr>_Toc324765467</vt:lpwstr>
      </vt:variant>
      <vt:variant>
        <vt:i4>1114165</vt:i4>
      </vt:variant>
      <vt:variant>
        <vt:i4>919</vt:i4>
      </vt:variant>
      <vt:variant>
        <vt:i4>0</vt:i4>
      </vt:variant>
      <vt:variant>
        <vt:i4>5</vt:i4>
      </vt:variant>
      <vt:variant>
        <vt:lpwstr/>
      </vt:variant>
      <vt:variant>
        <vt:lpwstr>_Toc324765466</vt:lpwstr>
      </vt:variant>
      <vt:variant>
        <vt:i4>1114165</vt:i4>
      </vt:variant>
      <vt:variant>
        <vt:i4>913</vt:i4>
      </vt:variant>
      <vt:variant>
        <vt:i4>0</vt:i4>
      </vt:variant>
      <vt:variant>
        <vt:i4>5</vt:i4>
      </vt:variant>
      <vt:variant>
        <vt:lpwstr/>
      </vt:variant>
      <vt:variant>
        <vt:lpwstr>_Toc324765465</vt:lpwstr>
      </vt:variant>
      <vt:variant>
        <vt:i4>1114165</vt:i4>
      </vt:variant>
      <vt:variant>
        <vt:i4>907</vt:i4>
      </vt:variant>
      <vt:variant>
        <vt:i4>0</vt:i4>
      </vt:variant>
      <vt:variant>
        <vt:i4>5</vt:i4>
      </vt:variant>
      <vt:variant>
        <vt:lpwstr/>
      </vt:variant>
      <vt:variant>
        <vt:lpwstr>_Toc324765464</vt:lpwstr>
      </vt:variant>
      <vt:variant>
        <vt:i4>1114165</vt:i4>
      </vt:variant>
      <vt:variant>
        <vt:i4>901</vt:i4>
      </vt:variant>
      <vt:variant>
        <vt:i4>0</vt:i4>
      </vt:variant>
      <vt:variant>
        <vt:i4>5</vt:i4>
      </vt:variant>
      <vt:variant>
        <vt:lpwstr/>
      </vt:variant>
      <vt:variant>
        <vt:lpwstr>_Toc324765463</vt:lpwstr>
      </vt:variant>
      <vt:variant>
        <vt:i4>1114165</vt:i4>
      </vt:variant>
      <vt:variant>
        <vt:i4>895</vt:i4>
      </vt:variant>
      <vt:variant>
        <vt:i4>0</vt:i4>
      </vt:variant>
      <vt:variant>
        <vt:i4>5</vt:i4>
      </vt:variant>
      <vt:variant>
        <vt:lpwstr/>
      </vt:variant>
      <vt:variant>
        <vt:lpwstr>_Toc324765462</vt:lpwstr>
      </vt:variant>
      <vt:variant>
        <vt:i4>1114165</vt:i4>
      </vt:variant>
      <vt:variant>
        <vt:i4>889</vt:i4>
      </vt:variant>
      <vt:variant>
        <vt:i4>0</vt:i4>
      </vt:variant>
      <vt:variant>
        <vt:i4>5</vt:i4>
      </vt:variant>
      <vt:variant>
        <vt:lpwstr/>
      </vt:variant>
      <vt:variant>
        <vt:lpwstr>_Toc324765461</vt:lpwstr>
      </vt:variant>
      <vt:variant>
        <vt:i4>1114165</vt:i4>
      </vt:variant>
      <vt:variant>
        <vt:i4>883</vt:i4>
      </vt:variant>
      <vt:variant>
        <vt:i4>0</vt:i4>
      </vt:variant>
      <vt:variant>
        <vt:i4>5</vt:i4>
      </vt:variant>
      <vt:variant>
        <vt:lpwstr/>
      </vt:variant>
      <vt:variant>
        <vt:lpwstr>_Toc324765460</vt:lpwstr>
      </vt:variant>
      <vt:variant>
        <vt:i4>1179701</vt:i4>
      </vt:variant>
      <vt:variant>
        <vt:i4>877</vt:i4>
      </vt:variant>
      <vt:variant>
        <vt:i4>0</vt:i4>
      </vt:variant>
      <vt:variant>
        <vt:i4>5</vt:i4>
      </vt:variant>
      <vt:variant>
        <vt:lpwstr/>
      </vt:variant>
      <vt:variant>
        <vt:lpwstr>_Toc324765459</vt:lpwstr>
      </vt:variant>
      <vt:variant>
        <vt:i4>1179701</vt:i4>
      </vt:variant>
      <vt:variant>
        <vt:i4>871</vt:i4>
      </vt:variant>
      <vt:variant>
        <vt:i4>0</vt:i4>
      </vt:variant>
      <vt:variant>
        <vt:i4>5</vt:i4>
      </vt:variant>
      <vt:variant>
        <vt:lpwstr/>
      </vt:variant>
      <vt:variant>
        <vt:lpwstr>_Toc324765458</vt:lpwstr>
      </vt:variant>
      <vt:variant>
        <vt:i4>1179701</vt:i4>
      </vt:variant>
      <vt:variant>
        <vt:i4>865</vt:i4>
      </vt:variant>
      <vt:variant>
        <vt:i4>0</vt:i4>
      </vt:variant>
      <vt:variant>
        <vt:i4>5</vt:i4>
      </vt:variant>
      <vt:variant>
        <vt:lpwstr/>
      </vt:variant>
      <vt:variant>
        <vt:lpwstr>_Toc324765457</vt:lpwstr>
      </vt:variant>
      <vt:variant>
        <vt:i4>1179701</vt:i4>
      </vt:variant>
      <vt:variant>
        <vt:i4>859</vt:i4>
      </vt:variant>
      <vt:variant>
        <vt:i4>0</vt:i4>
      </vt:variant>
      <vt:variant>
        <vt:i4>5</vt:i4>
      </vt:variant>
      <vt:variant>
        <vt:lpwstr/>
      </vt:variant>
      <vt:variant>
        <vt:lpwstr>_Toc324765456</vt:lpwstr>
      </vt:variant>
      <vt:variant>
        <vt:i4>1179701</vt:i4>
      </vt:variant>
      <vt:variant>
        <vt:i4>853</vt:i4>
      </vt:variant>
      <vt:variant>
        <vt:i4>0</vt:i4>
      </vt:variant>
      <vt:variant>
        <vt:i4>5</vt:i4>
      </vt:variant>
      <vt:variant>
        <vt:lpwstr/>
      </vt:variant>
      <vt:variant>
        <vt:lpwstr>_Toc324765455</vt:lpwstr>
      </vt:variant>
      <vt:variant>
        <vt:i4>1179701</vt:i4>
      </vt:variant>
      <vt:variant>
        <vt:i4>847</vt:i4>
      </vt:variant>
      <vt:variant>
        <vt:i4>0</vt:i4>
      </vt:variant>
      <vt:variant>
        <vt:i4>5</vt:i4>
      </vt:variant>
      <vt:variant>
        <vt:lpwstr/>
      </vt:variant>
      <vt:variant>
        <vt:lpwstr>_Toc324765454</vt:lpwstr>
      </vt:variant>
      <vt:variant>
        <vt:i4>1179701</vt:i4>
      </vt:variant>
      <vt:variant>
        <vt:i4>841</vt:i4>
      </vt:variant>
      <vt:variant>
        <vt:i4>0</vt:i4>
      </vt:variant>
      <vt:variant>
        <vt:i4>5</vt:i4>
      </vt:variant>
      <vt:variant>
        <vt:lpwstr/>
      </vt:variant>
      <vt:variant>
        <vt:lpwstr>_Toc324765453</vt:lpwstr>
      </vt:variant>
      <vt:variant>
        <vt:i4>1179701</vt:i4>
      </vt:variant>
      <vt:variant>
        <vt:i4>835</vt:i4>
      </vt:variant>
      <vt:variant>
        <vt:i4>0</vt:i4>
      </vt:variant>
      <vt:variant>
        <vt:i4>5</vt:i4>
      </vt:variant>
      <vt:variant>
        <vt:lpwstr/>
      </vt:variant>
      <vt:variant>
        <vt:lpwstr>_Toc324765452</vt:lpwstr>
      </vt:variant>
      <vt:variant>
        <vt:i4>1179701</vt:i4>
      </vt:variant>
      <vt:variant>
        <vt:i4>829</vt:i4>
      </vt:variant>
      <vt:variant>
        <vt:i4>0</vt:i4>
      </vt:variant>
      <vt:variant>
        <vt:i4>5</vt:i4>
      </vt:variant>
      <vt:variant>
        <vt:lpwstr/>
      </vt:variant>
      <vt:variant>
        <vt:lpwstr>_Toc324765451</vt:lpwstr>
      </vt:variant>
      <vt:variant>
        <vt:i4>1179701</vt:i4>
      </vt:variant>
      <vt:variant>
        <vt:i4>823</vt:i4>
      </vt:variant>
      <vt:variant>
        <vt:i4>0</vt:i4>
      </vt:variant>
      <vt:variant>
        <vt:i4>5</vt:i4>
      </vt:variant>
      <vt:variant>
        <vt:lpwstr/>
      </vt:variant>
      <vt:variant>
        <vt:lpwstr>_Toc324765450</vt:lpwstr>
      </vt:variant>
      <vt:variant>
        <vt:i4>1245237</vt:i4>
      </vt:variant>
      <vt:variant>
        <vt:i4>817</vt:i4>
      </vt:variant>
      <vt:variant>
        <vt:i4>0</vt:i4>
      </vt:variant>
      <vt:variant>
        <vt:i4>5</vt:i4>
      </vt:variant>
      <vt:variant>
        <vt:lpwstr/>
      </vt:variant>
      <vt:variant>
        <vt:lpwstr>_Toc324765449</vt:lpwstr>
      </vt:variant>
      <vt:variant>
        <vt:i4>1245237</vt:i4>
      </vt:variant>
      <vt:variant>
        <vt:i4>811</vt:i4>
      </vt:variant>
      <vt:variant>
        <vt:i4>0</vt:i4>
      </vt:variant>
      <vt:variant>
        <vt:i4>5</vt:i4>
      </vt:variant>
      <vt:variant>
        <vt:lpwstr/>
      </vt:variant>
      <vt:variant>
        <vt:lpwstr>_Toc324765448</vt:lpwstr>
      </vt:variant>
      <vt:variant>
        <vt:i4>1245237</vt:i4>
      </vt:variant>
      <vt:variant>
        <vt:i4>805</vt:i4>
      </vt:variant>
      <vt:variant>
        <vt:i4>0</vt:i4>
      </vt:variant>
      <vt:variant>
        <vt:i4>5</vt:i4>
      </vt:variant>
      <vt:variant>
        <vt:lpwstr/>
      </vt:variant>
      <vt:variant>
        <vt:lpwstr>_Toc324765447</vt:lpwstr>
      </vt:variant>
      <vt:variant>
        <vt:i4>1245237</vt:i4>
      </vt:variant>
      <vt:variant>
        <vt:i4>799</vt:i4>
      </vt:variant>
      <vt:variant>
        <vt:i4>0</vt:i4>
      </vt:variant>
      <vt:variant>
        <vt:i4>5</vt:i4>
      </vt:variant>
      <vt:variant>
        <vt:lpwstr/>
      </vt:variant>
      <vt:variant>
        <vt:lpwstr>_Toc324765446</vt:lpwstr>
      </vt:variant>
      <vt:variant>
        <vt:i4>1245237</vt:i4>
      </vt:variant>
      <vt:variant>
        <vt:i4>793</vt:i4>
      </vt:variant>
      <vt:variant>
        <vt:i4>0</vt:i4>
      </vt:variant>
      <vt:variant>
        <vt:i4>5</vt:i4>
      </vt:variant>
      <vt:variant>
        <vt:lpwstr/>
      </vt:variant>
      <vt:variant>
        <vt:lpwstr>_Toc324765445</vt:lpwstr>
      </vt:variant>
      <vt:variant>
        <vt:i4>1245237</vt:i4>
      </vt:variant>
      <vt:variant>
        <vt:i4>787</vt:i4>
      </vt:variant>
      <vt:variant>
        <vt:i4>0</vt:i4>
      </vt:variant>
      <vt:variant>
        <vt:i4>5</vt:i4>
      </vt:variant>
      <vt:variant>
        <vt:lpwstr/>
      </vt:variant>
      <vt:variant>
        <vt:lpwstr>_Toc324765444</vt:lpwstr>
      </vt:variant>
      <vt:variant>
        <vt:i4>1245237</vt:i4>
      </vt:variant>
      <vt:variant>
        <vt:i4>781</vt:i4>
      </vt:variant>
      <vt:variant>
        <vt:i4>0</vt:i4>
      </vt:variant>
      <vt:variant>
        <vt:i4>5</vt:i4>
      </vt:variant>
      <vt:variant>
        <vt:lpwstr/>
      </vt:variant>
      <vt:variant>
        <vt:lpwstr>_Toc324765443</vt:lpwstr>
      </vt:variant>
      <vt:variant>
        <vt:i4>1245237</vt:i4>
      </vt:variant>
      <vt:variant>
        <vt:i4>775</vt:i4>
      </vt:variant>
      <vt:variant>
        <vt:i4>0</vt:i4>
      </vt:variant>
      <vt:variant>
        <vt:i4>5</vt:i4>
      </vt:variant>
      <vt:variant>
        <vt:lpwstr/>
      </vt:variant>
      <vt:variant>
        <vt:lpwstr>_Toc324765442</vt:lpwstr>
      </vt:variant>
      <vt:variant>
        <vt:i4>1245237</vt:i4>
      </vt:variant>
      <vt:variant>
        <vt:i4>769</vt:i4>
      </vt:variant>
      <vt:variant>
        <vt:i4>0</vt:i4>
      </vt:variant>
      <vt:variant>
        <vt:i4>5</vt:i4>
      </vt:variant>
      <vt:variant>
        <vt:lpwstr/>
      </vt:variant>
      <vt:variant>
        <vt:lpwstr>_Toc324765441</vt:lpwstr>
      </vt:variant>
      <vt:variant>
        <vt:i4>1245237</vt:i4>
      </vt:variant>
      <vt:variant>
        <vt:i4>763</vt:i4>
      </vt:variant>
      <vt:variant>
        <vt:i4>0</vt:i4>
      </vt:variant>
      <vt:variant>
        <vt:i4>5</vt:i4>
      </vt:variant>
      <vt:variant>
        <vt:lpwstr/>
      </vt:variant>
      <vt:variant>
        <vt:lpwstr>_Toc324765440</vt:lpwstr>
      </vt:variant>
      <vt:variant>
        <vt:i4>1310773</vt:i4>
      </vt:variant>
      <vt:variant>
        <vt:i4>757</vt:i4>
      </vt:variant>
      <vt:variant>
        <vt:i4>0</vt:i4>
      </vt:variant>
      <vt:variant>
        <vt:i4>5</vt:i4>
      </vt:variant>
      <vt:variant>
        <vt:lpwstr/>
      </vt:variant>
      <vt:variant>
        <vt:lpwstr>_Toc324765439</vt:lpwstr>
      </vt:variant>
      <vt:variant>
        <vt:i4>1310773</vt:i4>
      </vt:variant>
      <vt:variant>
        <vt:i4>751</vt:i4>
      </vt:variant>
      <vt:variant>
        <vt:i4>0</vt:i4>
      </vt:variant>
      <vt:variant>
        <vt:i4>5</vt:i4>
      </vt:variant>
      <vt:variant>
        <vt:lpwstr/>
      </vt:variant>
      <vt:variant>
        <vt:lpwstr>_Toc324765438</vt:lpwstr>
      </vt:variant>
      <vt:variant>
        <vt:i4>1310773</vt:i4>
      </vt:variant>
      <vt:variant>
        <vt:i4>745</vt:i4>
      </vt:variant>
      <vt:variant>
        <vt:i4>0</vt:i4>
      </vt:variant>
      <vt:variant>
        <vt:i4>5</vt:i4>
      </vt:variant>
      <vt:variant>
        <vt:lpwstr/>
      </vt:variant>
      <vt:variant>
        <vt:lpwstr>_Toc324765437</vt:lpwstr>
      </vt:variant>
      <vt:variant>
        <vt:i4>1310773</vt:i4>
      </vt:variant>
      <vt:variant>
        <vt:i4>739</vt:i4>
      </vt:variant>
      <vt:variant>
        <vt:i4>0</vt:i4>
      </vt:variant>
      <vt:variant>
        <vt:i4>5</vt:i4>
      </vt:variant>
      <vt:variant>
        <vt:lpwstr/>
      </vt:variant>
      <vt:variant>
        <vt:lpwstr>_Toc324765436</vt:lpwstr>
      </vt:variant>
      <vt:variant>
        <vt:i4>1310773</vt:i4>
      </vt:variant>
      <vt:variant>
        <vt:i4>733</vt:i4>
      </vt:variant>
      <vt:variant>
        <vt:i4>0</vt:i4>
      </vt:variant>
      <vt:variant>
        <vt:i4>5</vt:i4>
      </vt:variant>
      <vt:variant>
        <vt:lpwstr/>
      </vt:variant>
      <vt:variant>
        <vt:lpwstr>_Toc324765435</vt:lpwstr>
      </vt:variant>
      <vt:variant>
        <vt:i4>1310773</vt:i4>
      </vt:variant>
      <vt:variant>
        <vt:i4>727</vt:i4>
      </vt:variant>
      <vt:variant>
        <vt:i4>0</vt:i4>
      </vt:variant>
      <vt:variant>
        <vt:i4>5</vt:i4>
      </vt:variant>
      <vt:variant>
        <vt:lpwstr/>
      </vt:variant>
      <vt:variant>
        <vt:lpwstr>_Toc324765434</vt:lpwstr>
      </vt:variant>
      <vt:variant>
        <vt:i4>1310773</vt:i4>
      </vt:variant>
      <vt:variant>
        <vt:i4>721</vt:i4>
      </vt:variant>
      <vt:variant>
        <vt:i4>0</vt:i4>
      </vt:variant>
      <vt:variant>
        <vt:i4>5</vt:i4>
      </vt:variant>
      <vt:variant>
        <vt:lpwstr/>
      </vt:variant>
      <vt:variant>
        <vt:lpwstr>_Toc324765433</vt:lpwstr>
      </vt:variant>
      <vt:variant>
        <vt:i4>1310773</vt:i4>
      </vt:variant>
      <vt:variant>
        <vt:i4>715</vt:i4>
      </vt:variant>
      <vt:variant>
        <vt:i4>0</vt:i4>
      </vt:variant>
      <vt:variant>
        <vt:i4>5</vt:i4>
      </vt:variant>
      <vt:variant>
        <vt:lpwstr/>
      </vt:variant>
      <vt:variant>
        <vt:lpwstr>_Toc324765432</vt:lpwstr>
      </vt:variant>
      <vt:variant>
        <vt:i4>1310773</vt:i4>
      </vt:variant>
      <vt:variant>
        <vt:i4>709</vt:i4>
      </vt:variant>
      <vt:variant>
        <vt:i4>0</vt:i4>
      </vt:variant>
      <vt:variant>
        <vt:i4>5</vt:i4>
      </vt:variant>
      <vt:variant>
        <vt:lpwstr/>
      </vt:variant>
      <vt:variant>
        <vt:lpwstr>_Toc324765431</vt:lpwstr>
      </vt:variant>
      <vt:variant>
        <vt:i4>1310773</vt:i4>
      </vt:variant>
      <vt:variant>
        <vt:i4>703</vt:i4>
      </vt:variant>
      <vt:variant>
        <vt:i4>0</vt:i4>
      </vt:variant>
      <vt:variant>
        <vt:i4>5</vt:i4>
      </vt:variant>
      <vt:variant>
        <vt:lpwstr/>
      </vt:variant>
      <vt:variant>
        <vt:lpwstr>_Toc324765430</vt:lpwstr>
      </vt:variant>
      <vt:variant>
        <vt:i4>1376309</vt:i4>
      </vt:variant>
      <vt:variant>
        <vt:i4>697</vt:i4>
      </vt:variant>
      <vt:variant>
        <vt:i4>0</vt:i4>
      </vt:variant>
      <vt:variant>
        <vt:i4>5</vt:i4>
      </vt:variant>
      <vt:variant>
        <vt:lpwstr/>
      </vt:variant>
      <vt:variant>
        <vt:lpwstr>_Toc324765429</vt:lpwstr>
      </vt:variant>
      <vt:variant>
        <vt:i4>1376309</vt:i4>
      </vt:variant>
      <vt:variant>
        <vt:i4>691</vt:i4>
      </vt:variant>
      <vt:variant>
        <vt:i4>0</vt:i4>
      </vt:variant>
      <vt:variant>
        <vt:i4>5</vt:i4>
      </vt:variant>
      <vt:variant>
        <vt:lpwstr/>
      </vt:variant>
      <vt:variant>
        <vt:lpwstr>_Toc324765428</vt:lpwstr>
      </vt:variant>
      <vt:variant>
        <vt:i4>1376309</vt:i4>
      </vt:variant>
      <vt:variant>
        <vt:i4>685</vt:i4>
      </vt:variant>
      <vt:variant>
        <vt:i4>0</vt:i4>
      </vt:variant>
      <vt:variant>
        <vt:i4>5</vt:i4>
      </vt:variant>
      <vt:variant>
        <vt:lpwstr/>
      </vt:variant>
      <vt:variant>
        <vt:lpwstr>_Toc324765427</vt:lpwstr>
      </vt:variant>
      <vt:variant>
        <vt:i4>1376309</vt:i4>
      </vt:variant>
      <vt:variant>
        <vt:i4>679</vt:i4>
      </vt:variant>
      <vt:variant>
        <vt:i4>0</vt:i4>
      </vt:variant>
      <vt:variant>
        <vt:i4>5</vt:i4>
      </vt:variant>
      <vt:variant>
        <vt:lpwstr/>
      </vt:variant>
      <vt:variant>
        <vt:lpwstr>_Toc324765426</vt:lpwstr>
      </vt:variant>
      <vt:variant>
        <vt:i4>1376309</vt:i4>
      </vt:variant>
      <vt:variant>
        <vt:i4>673</vt:i4>
      </vt:variant>
      <vt:variant>
        <vt:i4>0</vt:i4>
      </vt:variant>
      <vt:variant>
        <vt:i4>5</vt:i4>
      </vt:variant>
      <vt:variant>
        <vt:lpwstr/>
      </vt:variant>
      <vt:variant>
        <vt:lpwstr>_Toc324765425</vt:lpwstr>
      </vt:variant>
      <vt:variant>
        <vt:i4>1376309</vt:i4>
      </vt:variant>
      <vt:variant>
        <vt:i4>667</vt:i4>
      </vt:variant>
      <vt:variant>
        <vt:i4>0</vt:i4>
      </vt:variant>
      <vt:variant>
        <vt:i4>5</vt:i4>
      </vt:variant>
      <vt:variant>
        <vt:lpwstr/>
      </vt:variant>
      <vt:variant>
        <vt:lpwstr>_Toc324765424</vt:lpwstr>
      </vt:variant>
      <vt:variant>
        <vt:i4>1376309</vt:i4>
      </vt:variant>
      <vt:variant>
        <vt:i4>661</vt:i4>
      </vt:variant>
      <vt:variant>
        <vt:i4>0</vt:i4>
      </vt:variant>
      <vt:variant>
        <vt:i4>5</vt:i4>
      </vt:variant>
      <vt:variant>
        <vt:lpwstr/>
      </vt:variant>
      <vt:variant>
        <vt:lpwstr>_Toc324765423</vt:lpwstr>
      </vt:variant>
      <vt:variant>
        <vt:i4>1376309</vt:i4>
      </vt:variant>
      <vt:variant>
        <vt:i4>655</vt:i4>
      </vt:variant>
      <vt:variant>
        <vt:i4>0</vt:i4>
      </vt:variant>
      <vt:variant>
        <vt:i4>5</vt:i4>
      </vt:variant>
      <vt:variant>
        <vt:lpwstr/>
      </vt:variant>
      <vt:variant>
        <vt:lpwstr>_Toc324765422</vt:lpwstr>
      </vt:variant>
      <vt:variant>
        <vt:i4>1376309</vt:i4>
      </vt:variant>
      <vt:variant>
        <vt:i4>649</vt:i4>
      </vt:variant>
      <vt:variant>
        <vt:i4>0</vt:i4>
      </vt:variant>
      <vt:variant>
        <vt:i4>5</vt:i4>
      </vt:variant>
      <vt:variant>
        <vt:lpwstr/>
      </vt:variant>
      <vt:variant>
        <vt:lpwstr>_Toc324765421</vt:lpwstr>
      </vt:variant>
      <vt:variant>
        <vt:i4>1376309</vt:i4>
      </vt:variant>
      <vt:variant>
        <vt:i4>643</vt:i4>
      </vt:variant>
      <vt:variant>
        <vt:i4>0</vt:i4>
      </vt:variant>
      <vt:variant>
        <vt:i4>5</vt:i4>
      </vt:variant>
      <vt:variant>
        <vt:lpwstr/>
      </vt:variant>
      <vt:variant>
        <vt:lpwstr>_Toc324765420</vt:lpwstr>
      </vt:variant>
      <vt:variant>
        <vt:i4>1441845</vt:i4>
      </vt:variant>
      <vt:variant>
        <vt:i4>637</vt:i4>
      </vt:variant>
      <vt:variant>
        <vt:i4>0</vt:i4>
      </vt:variant>
      <vt:variant>
        <vt:i4>5</vt:i4>
      </vt:variant>
      <vt:variant>
        <vt:lpwstr/>
      </vt:variant>
      <vt:variant>
        <vt:lpwstr>_Toc324765419</vt:lpwstr>
      </vt:variant>
      <vt:variant>
        <vt:i4>1441845</vt:i4>
      </vt:variant>
      <vt:variant>
        <vt:i4>631</vt:i4>
      </vt:variant>
      <vt:variant>
        <vt:i4>0</vt:i4>
      </vt:variant>
      <vt:variant>
        <vt:i4>5</vt:i4>
      </vt:variant>
      <vt:variant>
        <vt:lpwstr/>
      </vt:variant>
      <vt:variant>
        <vt:lpwstr>_Toc324765418</vt:lpwstr>
      </vt:variant>
      <vt:variant>
        <vt:i4>1441845</vt:i4>
      </vt:variant>
      <vt:variant>
        <vt:i4>625</vt:i4>
      </vt:variant>
      <vt:variant>
        <vt:i4>0</vt:i4>
      </vt:variant>
      <vt:variant>
        <vt:i4>5</vt:i4>
      </vt:variant>
      <vt:variant>
        <vt:lpwstr/>
      </vt:variant>
      <vt:variant>
        <vt:lpwstr>_Toc324765417</vt:lpwstr>
      </vt:variant>
      <vt:variant>
        <vt:i4>1441845</vt:i4>
      </vt:variant>
      <vt:variant>
        <vt:i4>619</vt:i4>
      </vt:variant>
      <vt:variant>
        <vt:i4>0</vt:i4>
      </vt:variant>
      <vt:variant>
        <vt:i4>5</vt:i4>
      </vt:variant>
      <vt:variant>
        <vt:lpwstr/>
      </vt:variant>
      <vt:variant>
        <vt:lpwstr>_Toc324765416</vt:lpwstr>
      </vt:variant>
      <vt:variant>
        <vt:i4>1441845</vt:i4>
      </vt:variant>
      <vt:variant>
        <vt:i4>613</vt:i4>
      </vt:variant>
      <vt:variant>
        <vt:i4>0</vt:i4>
      </vt:variant>
      <vt:variant>
        <vt:i4>5</vt:i4>
      </vt:variant>
      <vt:variant>
        <vt:lpwstr/>
      </vt:variant>
      <vt:variant>
        <vt:lpwstr>_Toc324765415</vt:lpwstr>
      </vt:variant>
      <vt:variant>
        <vt:i4>1441845</vt:i4>
      </vt:variant>
      <vt:variant>
        <vt:i4>607</vt:i4>
      </vt:variant>
      <vt:variant>
        <vt:i4>0</vt:i4>
      </vt:variant>
      <vt:variant>
        <vt:i4>5</vt:i4>
      </vt:variant>
      <vt:variant>
        <vt:lpwstr/>
      </vt:variant>
      <vt:variant>
        <vt:lpwstr>_Toc324765414</vt:lpwstr>
      </vt:variant>
      <vt:variant>
        <vt:i4>1441845</vt:i4>
      </vt:variant>
      <vt:variant>
        <vt:i4>601</vt:i4>
      </vt:variant>
      <vt:variant>
        <vt:i4>0</vt:i4>
      </vt:variant>
      <vt:variant>
        <vt:i4>5</vt:i4>
      </vt:variant>
      <vt:variant>
        <vt:lpwstr/>
      </vt:variant>
      <vt:variant>
        <vt:lpwstr>_Toc324765413</vt:lpwstr>
      </vt:variant>
      <vt:variant>
        <vt:i4>1441845</vt:i4>
      </vt:variant>
      <vt:variant>
        <vt:i4>595</vt:i4>
      </vt:variant>
      <vt:variant>
        <vt:i4>0</vt:i4>
      </vt:variant>
      <vt:variant>
        <vt:i4>5</vt:i4>
      </vt:variant>
      <vt:variant>
        <vt:lpwstr/>
      </vt:variant>
      <vt:variant>
        <vt:lpwstr>_Toc324765412</vt:lpwstr>
      </vt:variant>
      <vt:variant>
        <vt:i4>1441845</vt:i4>
      </vt:variant>
      <vt:variant>
        <vt:i4>589</vt:i4>
      </vt:variant>
      <vt:variant>
        <vt:i4>0</vt:i4>
      </vt:variant>
      <vt:variant>
        <vt:i4>5</vt:i4>
      </vt:variant>
      <vt:variant>
        <vt:lpwstr/>
      </vt:variant>
      <vt:variant>
        <vt:lpwstr>_Toc324765411</vt:lpwstr>
      </vt:variant>
      <vt:variant>
        <vt:i4>1441845</vt:i4>
      </vt:variant>
      <vt:variant>
        <vt:i4>583</vt:i4>
      </vt:variant>
      <vt:variant>
        <vt:i4>0</vt:i4>
      </vt:variant>
      <vt:variant>
        <vt:i4>5</vt:i4>
      </vt:variant>
      <vt:variant>
        <vt:lpwstr/>
      </vt:variant>
      <vt:variant>
        <vt:lpwstr>_Toc324765410</vt:lpwstr>
      </vt:variant>
      <vt:variant>
        <vt:i4>1507381</vt:i4>
      </vt:variant>
      <vt:variant>
        <vt:i4>577</vt:i4>
      </vt:variant>
      <vt:variant>
        <vt:i4>0</vt:i4>
      </vt:variant>
      <vt:variant>
        <vt:i4>5</vt:i4>
      </vt:variant>
      <vt:variant>
        <vt:lpwstr/>
      </vt:variant>
      <vt:variant>
        <vt:lpwstr>_Toc324765409</vt:lpwstr>
      </vt:variant>
      <vt:variant>
        <vt:i4>1507381</vt:i4>
      </vt:variant>
      <vt:variant>
        <vt:i4>571</vt:i4>
      </vt:variant>
      <vt:variant>
        <vt:i4>0</vt:i4>
      </vt:variant>
      <vt:variant>
        <vt:i4>5</vt:i4>
      </vt:variant>
      <vt:variant>
        <vt:lpwstr/>
      </vt:variant>
      <vt:variant>
        <vt:lpwstr>_Toc324765408</vt:lpwstr>
      </vt:variant>
      <vt:variant>
        <vt:i4>1507381</vt:i4>
      </vt:variant>
      <vt:variant>
        <vt:i4>565</vt:i4>
      </vt:variant>
      <vt:variant>
        <vt:i4>0</vt:i4>
      </vt:variant>
      <vt:variant>
        <vt:i4>5</vt:i4>
      </vt:variant>
      <vt:variant>
        <vt:lpwstr/>
      </vt:variant>
      <vt:variant>
        <vt:lpwstr>_Toc324765407</vt:lpwstr>
      </vt:variant>
      <vt:variant>
        <vt:i4>1507381</vt:i4>
      </vt:variant>
      <vt:variant>
        <vt:i4>559</vt:i4>
      </vt:variant>
      <vt:variant>
        <vt:i4>0</vt:i4>
      </vt:variant>
      <vt:variant>
        <vt:i4>5</vt:i4>
      </vt:variant>
      <vt:variant>
        <vt:lpwstr/>
      </vt:variant>
      <vt:variant>
        <vt:lpwstr>_Toc324765406</vt:lpwstr>
      </vt:variant>
      <vt:variant>
        <vt:i4>1507381</vt:i4>
      </vt:variant>
      <vt:variant>
        <vt:i4>553</vt:i4>
      </vt:variant>
      <vt:variant>
        <vt:i4>0</vt:i4>
      </vt:variant>
      <vt:variant>
        <vt:i4>5</vt:i4>
      </vt:variant>
      <vt:variant>
        <vt:lpwstr/>
      </vt:variant>
      <vt:variant>
        <vt:lpwstr>_Toc324765405</vt:lpwstr>
      </vt:variant>
      <vt:variant>
        <vt:i4>1507381</vt:i4>
      </vt:variant>
      <vt:variant>
        <vt:i4>547</vt:i4>
      </vt:variant>
      <vt:variant>
        <vt:i4>0</vt:i4>
      </vt:variant>
      <vt:variant>
        <vt:i4>5</vt:i4>
      </vt:variant>
      <vt:variant>
        <vt:lpwstr/>
      </vt:variant>
      <vt:variant>
        <vt:lpwstr>_Toc324765404</vt:lpwstr>
      </vt:variant>
      <vt:variant>
        <vt:i4>1507381</vt:i4>
      </vt:variant>
      <vt:variant>
        <vt:i4>541</vt:i4>
      </vt:variant>
      <vt:variant>
        <vt:i4>0</vt:i4>
      </vt:variant>
      <vt:variant>
        <vt:i4>5</vt:i4>
      </vt:variant>
      <vt:variant>
        <vt:lpwstr/>
      </vt:variant>
      <vt:variant>
        <vt:lpwstr>_Toc324765403</vt:lpwstr>
      </vt:variant>
      <vt:variant>
        <vt:i4>1507381</vt:i4>
      </vt:variant>
      <vt:variant>
        <vt:i4>535</vt:i4>
      </vt:variant>
      <vt:variant>
        <vt:i4>0</vt:i4>
      </vt:variant>
      <vt:variant>
        <vt:i4>5</vt:i4>
      </vt:variant>
      <vt:variant>
        <vt:lpwstr/>
      </vt:variant>
      <vt:variant>
        <vt:lpwstr>_Toc324765402</vt:lpwstr>
      </vt:variant>
      <vt:variant>
        <vt:i4>1507381</vt:i4>
      </vt:variant>
      <vt:variant>
        <vt:i4>529</vt:i4>
      </vt:variant>
      <vt:variant>
        <vt:i4>0</vt:i4>
      </vt:variant>
      <vt:variant>
        <vt:i4>5</vt:i4>
      </vt:variant>
      <vt:variant>
        <vt:lpwstr/>
      </vt:variant>
      <vt:variant>
        <vt:lpwstr>_Toc324765401</vt:lpwstr>
      </vt:variant>
      <vt:variant>
        <vt:i4>1507381</vt:i4>
      </vt:variant>
      <vt:variant>
        <vt:i4>523</vt:i4>
      </vt:variant>
      <vt:variant>
        <vt:i4>0</vt:i4>
      </vt:variant>
      <vt:variant>
        <vt:i4>5</vt:i4>
      </vt:variant>
      <vt:variant>
        <vt:lpwstr/>
      </vt:variant>
      <vt:variant>
        <vt:lpwstr>_Toc324765400</vt:lpwstr>
      </vt:variant>
      <vt:variant>
        <vt:i4>1966130</vt:i4>
      </vt:variant>
      <vt:variant>
        <vt:i4>517</vt:i4>
      </vt:variant>
      <vt:variant>
        <vt:i4>0</vt:i4>
      </vt:variant>
      <vt:variant>
        <vt:i4>5</vt:i4>
      </vt:variant>
      <vt:variant>
        <vt:lpwstr/>
      </vt:variant>
      <vt:variant>
        <vt:lpwstr>_Toc324765399</vt:lpwstr>
      </vt:variant>
      <vt:variant>
        <vt:i4>1966130</vt:i4>
      </vt:variant>
      <vt:variant>
        <vt:i4>511</vt:i4>
      </vt:variant>
      <vt:variant>
        <vt:i4>0</vt:i4>
      </vt:variant>
      <vt:variant>
        <vt:i4>5</vt:i4>
      </vt:variant>
      <vt:variant>
        <vt:lpwstr/>
      </vt:variant>
      <vt:variant>
        <vt:lpwstr>_Toc324765398</vt:lpwstr>
      </vt:variant>
      <vt:variant>
        <vt:i4>1966130</vt:i4>
      </vt:variant>
      <vt:variant>
        <vt:i4>505</vt:i4>
      </vt:variant>
      <vt:variant>
        <vt:i4>0</vt:i4>
      </vt:variant>
      <vt:variant>
        <vt:i4>5</vt:i4>
      </vt:variant>
      <vt:variant>
        <vt:lpwstr/>
      </vt:variant>
      <vt:variant>
        <vt:lpwstr>_Toc324765397</vt:lpwstr>
      </vt:variant>
      <vt:variant>
        <vt:i4>1966130</vt:i4>
      </vt:variant>
      <vt:variant>
        <vt:i4>499</vt:i4>
      </vt:variant>
      <vt:variant>
        <vt:i4>0</vt:i4>
      </vt:variant>
      <vt:variant>
        <vt:i4>5</vt:i4>
      </vt:variant>
      <vt:variant>
        <vt:lpwstr/>
      </vt:variant>
      <vt:variant>
        <vt:lpwstr>_Toc324765396</vt:lpwstr>
      </vt:variant>
      <vt:variant>
        <vt:i4>1966130</vt:i4>
      </vt:variant>
      <vt:variant>
        <vt:i4>493</vt:i4>
      </vt:variant>
      <vt:variant>
        <vt:i4>0</vt:i4>
      </vt:variant>
      <vt:variant>
        <vt:i4>5</vt:i4>
      </vt:variant>
      <vt:variant>
        <vt:lpwstr/>
      </vt:variant>
      <vt:variant>
        <vt:lpwstr>_Toc324765395</vt:lpwstr>
      </vt:variant>
      <vt:variant>
        <vt:i4>1966130</vt:i4>
      </vt:variant>
      <vt:variant>
        <vt:i4>487</vt:i4>
      </vt:variant>
      <vt:variant>
        <vt:i4>0</vt:i4>
      </vt:variant>
      <vt:variant>
        <vt:i4>5</vt:i4>
      </vt:variant>
      <vt:variant>
        <vt:lpwstr/>
      </vt:variant>
      <vt:variant>
        <vt:lpwstr>_Toc324765394</vt:lpwstr>
      </vt:variant>
      <vt:variant>
        <vt:i4>1966130</vt:i4>
      </vt:variant>
      <vt:variant>
        <vt:i4>481</vt:i4>
      </vt:variant>
      <vt:variant>
        <vt:i4>0</vt:i4>
      </vt:variant>
      <vt:variant>
        <vt:i4>5</vt:i4>
      </vt:variant>
      <vt:variant>
        <vt:lpwstr/>
      </vt:variant>
      <vt:variant>
        <vt:lpwstr>_Toc324765393</vt:lpwstr>
      </vt:variant>
      <vt:variant>
        <vt:i4>1966130</vt:i4>
      </vt:variant>
      <vt:variant>
        <vt:i4>475</vt:i4>
      </vt:variant>
      <vt:variant>
        <vt:i4>0</vt:i4>
      </vt:variant>
      <vt:variant>
        <vt:i4>5</vt:i4>
      </vt:variant>
      <vt:variant>
        <vt:lpwstr/>
      </vt:variant>
      <vt:variant>
        <vt:lpwstr>_Toc324765392</vt:lpwstr>
      </vt:variant>
      <vt:variant>
        <vt:i4>1966130</vt:i4>
      </vt:variant>
      <vt:variant>
        <vt:i4>469</vt:i4>
      </vt:variant>
      <vt:variant>
        <vt:i4>0</vt:i4>
      </vt:variant>
      <vt:variant>
        <vt:i4>5</vt:i4>
      </vt:variant>
      <vt:variant>
        <vt:lpwstr/>
      </vt:variant>
      <vt:variant>
        <vt:lpwstr>_Toc324765391</vt:lpwstr>
      </vt:variant>
      <vt:variant>
        <vt:i4>1966130</vt:i4>
      </vt:variant>
      <vt:variant>
        <vt:i4>463</vt:i4>
      </vt:variant>
      <vt:variant>
        <vt:i4>0</vt:i4>
      </vt:variant>
      <vt:variant>
        <vt:i4>5</vt:i4>
      </vt:variant>
      <vt:variant>
        <vt:lpwstr/>
      </vt:variant>
      <vt:variant>
        <vt:lpwstr>_Toc324765390</vt:lpwstr>
      </vt:variant>
      <vt:variant>
        <vt:i4>2031666</vt:i4>
      </vt:variant>
      <vt:variant>
        <vt:i4>457</vt:i4>
      </vt:variant>
      <vt:variant>
        <vt:i4>0</vt:i4>
      </vt:variant>
      <vt:variant>
        <vt:i4>5</vt:i4>
      </vt:variant>
      <vt:variant>
        <vt:lpwstr/>
      </vt:variant>
      <vt:variant>
        <vt:lpwstr>_Toc324765389</vt:lpwstr>
      </vt:variant>
      <vt:variant>
        <vt:i4>2031666</vt:i4>
      </vt:variant>
      <vt:variant>
        <vt:i4>451</vt:i4>
      </vt:variant>
      <vt:variant>
        <vt:i4>0</vt:i4>
      </vt:variant>
      <vt:variant>
        <vt:i4>5</vt:i4>
      </vt:variant>
      <vt:variant>
        <vt:lpwstr/>
      </vt:variant>
      <vt:variant>
        <vt:lpwstr>_Toc324765388</vt:lpwstr>
      </vt:variant>
      <vt:variant>
        <vt:i4>2031666</vt:i4>
      </vt:variant>
      <vt:variant>
        <vt:i4>445</vt:i4>
      </vt:variant>
      <vt:variant>
        <vt:i4>0</vt:i4>
      </vt:variant>
      <vt:variant>
        <vt:i4>5</vt:i4>
      </vt:variant>
      <vt:variant>
        <vt:lpwstr/>
      </vt:variant>
      <vt:variant>
        <vt:lpwstr>_Toc324765387</vt:lpwstr>
      </vt:variant>
      <vt:variant>
        <vt:i4>2031666</vt:i4>
      </vt:variant>
      <vt:variant>
        <vt:i4>439</vt:i4>
      </vt:variant>
      <vt:variant>
        <vt:i4>0</vt:i4>
      </vt:variant>
      <vt:variant>
        <vt:i4>5</vt:i4>
      </vt:variant>
      <vt:variant>
        <vt:lpwstr/>
      </vt:variant>
      <vt:variant>
        <vt:lpwstr>_Toc324765386</vt:lpwstr>
      </vt:variant>
      <vt:variant>
        <vt:i4>2031666</vt:i4>
      </vt:variant>
      <vt:variant>
        <vt:i4>433</vt:i4>
      </vt:variant>
      <vt:variant>
        <vt:i4>0</vt:i4>
      </vt:variant>
      <vt:variant>
        <vt:i4>5</vt:i4>
      </vt:variant>
      <vt:variant>
        <vt:lpwstr/>
      </vt:variant>
      <vt:variant>
        <vt:lpwstr>_Toc324765385</vt:lpwstr>
      </vt:variant>
      <vt:variant>
        <vt:i4>2031666</vt:i4>
      </vt:variant>
      <vt:variant>
        <vt:i4>427</vt:i4>
      </vt:variant>
      <vt:variant>
        <vt:i4>0</vt:i4>
      </vt:variant>
      <vt:variant>
        <vt:i4>5</vt:i4>
      </vt:variant>
      <vt:variant>
        <vt:lpwstr/>
      </vt:variant>
      <vt:variant>
        <vt:lpwstr>_Toc324765384</vt:lpwstr>
      </vt:variant>
      <vt:variant>
        <vt:i4>2031666</vt:i4>
      </vt:variant>
      <vt:variant>
        <vt:i4>421</vt:i4>
      </vt:variant>
      <vt:variant>
        <vt:i4>0</vt:i4>
      </vt:variant>
      <vt:variant>
        <vt:i4>5</vt:i4>
      </vt:variant>
      <vt:variant>
        <vt:lpwstr/>
      </vt:variant>
      <vt:variant>
        <vt:lpwstr>_Toc324765383</vt:lpwstr>
      </vt:variant>
      <vt:variant>
        <vt:i4>2031666</vt:i4>
      </vt:variant>
      <vt:variant>
        <vt:i4>415</vt:i4>
      </vt:variant>
      <vt:variant>
        <vt:i4>0</vt:i4>
      </vt:variant>
      <vt:variant>
        <vt:i4>5</vt:i4>
      </vt:variant>
      <vt:variant>
        <vt:lpwstr/>
      </vt:variant>
      <vt:variant>
        <vt:lpwstr>_Toc324765382</vt:lpwstr>
      </vt:variant>
      <vt:variant>
        <vt:i4>2031666</vt:i4>
      </vt:variant>
      <vt:variant>
        <vt:i4>409</vt:i4>
      </vt:variant>
      <vt:variant>
        <vt:i4>0</vt:i4>
      </vt:variant>
      <vt:variant>
        <vt:i4>5</vt:i4>
      </vt:variant>
      <vt:variant>
        <vt:lpwstr/>
      </vt:variant>
      <vt:variant>
        <vt:lpwstr>_Toc324765381</vt:lpwstr>
      </vt:variant>
      <vt:variant>
        <vt:i4>2031666</vt:i4>
      </vt:variant>
      <vt:variant>
        <vt:i4>403</vt:i4>
      </vt:variant>
      <vt:variant>
        <vt:i4>0</vt:i4>
      </vt:variant>
      <vt:variant>
        <vt:i4>5</vt:i4>
      </vt:variant>
      <vt:variant>
        <vt:lpwstr/>
      </vt:variant>
      <vt:variant>
        <vt:lpwstr>_Toc324765380</vt:lpwstr>
      </vt:variant>
      <vt:variant>
        <vt:i4>1048626</vt:i4>
      </vt:variant>
      <vt:variant>
        <vt:i4>397</vt:i4>
      </vt:variant>
      <vt:variant>
        <vt:i4>0</vt:i4>
      </vt:variant>
      <vt:variant>
        <vt:i4>5</vt:i4>
      </vt:variant>
      <vt:variant>
        <vt:lpwstr/>
      </vt:variant>
      <vt:variant>
        <vt:lpwstr>_Toc324765379</vt:lpwstr>
      </vt:variant>
      <vt:variant>
        <vt:i4>1048626</vt:i4>
      </vt:variant>
      <vt:variant>
        <vt:i4>391</vt:i4>
      </vt:variant>
      <vt:variant>
        <vt:i4>0</vt:i4>
      </vt:variant>
      <vt:variant>
        <vt:i4>5</vt:i4>
      </vt:variant>
      <vt:variant>
        <vt:lpwstr/>
      </vt:variant>
      <vt:variant>
        <vt:lpwstr>_Toc324765378</vt:lpwstr>
      </vt:variant>
      <vt:variant>
        <vt:i4>1048626</vt:i4>
      </vt:variant>
      <vt:variant>
        <vt:i4>385</vt:i4>
      </vt:variant>
      <vt:variant>
        <vt:i4>0</vt:i4>
      </vt:variant>
      <vt:variant>
        <vt:i4>5</vt:i4>
      </vt:variant>
      <vt:variant>
        <vt:lpwstr/>
      </vt:variant>
      <vt:variant>
        <vt:lpwstr>_Toc324765377</vt:lpwstr>
      </vt:variant>
      <vt:variant>
        <vt:i4>1048626</vt:i4>
      </vt:variant>
      <vt:variant>
        <vt:i4>379</vt:i4>
      </vt:variant>
      <vt:variant>
        <vt:i4>0</vt:i4>
      </vt:variant>
      <vt:variant>
        <vt:i4>5</vt:i4>
      </vt:variant>
      <vt:variant>
        <vt:lpwstr/>
      </vt:variant>
      <vt:variant>
        <vt:lpwstr>_Toc324765376</vt:lpwstr>
      </vt:variant>
      <vt:variant>
        <vt:i4>1048626</vt:i4>
      </vt:variant>
      <vt:variant>
        <vt:i4>373</vt:i4>
      </vt:variant>
      <vt:variant>
        <vt:i4>0</vt:i4>
      </vt:variant>
      <vt:variant>
        <vt:i4>5</vt:i4>
      </vt:variant>
      <vt:variant>
        <vt:lpwstr/>
      </vt:variant>
      <vt:variant>
        <vt:lpwstr>_Toc324765375</vt:lpwstr>
      </vt:variant>
      <vt:variant>
        <vt:i4>1048626</vt:i4>
      </vt:variant>
      <vt:variant>
        <vt:i4>367</vt:i4>
      </vt:variant>
      <vt:variant>
        <vt:i4>0</vt:i4>
      </vt:variant>
      <vt:variant>
        <vt:i4>5</vt:i4>
      </vt:variant>
      <vt:variant>
        <vt:lpwstr/>
      </vt:variant>
      <vt:variant>
        <vt:lpwstr>_Toc324765374</vt:lpwstr>
      </vt:variant>
      <vt:variant>
        <vt:i4>1048626</vt:i4>
      </vt:variant>
      <vt:variant>
        <vt:i4>361</vt:i4>
      </vt:variant>
      <vt:variant>
        <vt:i4>0</vt:i4>
      </vt:variant>
      <vt:variant>
        <vt:i4>5</vt:i4>
      </vt:variant>
      <vt:variant>
        <vt:lpwstr/>
      </vt:variant>
      <vt:variant>
        <vt:lpwstr>_Toc324765373</vt:lpwstr>
      </vt:variant>
      <vt:variant>
        <vt:i4>1048626</vt:i4>
      </vt:variant>
      <vt:variant>
        <vt:i4>355</vt:i4>
      </vt:variant>
      <vt:variant>
        <vt:i4>0</vt:i4>
      </vt:variant>
      <vt:variant>
        <vt:i4>5</vt:i4>
      </vt:variant>
      <vt:variant>
        <vt:lpwstr/>
      </vt:variant>
      <vt:variant>
        <vt:lpwstr>_Toc324765372</vt:lpwstr>
      </vt:variant>
      <vt:variant>
        <vt:i4>1048626</vt:i4>
      </vt:variant>
      <vt:variant>
        <vt:i4>349</vt:i4>
      </vt:variant>
      <vt:variant>
        <vt:i4>0</vt:i4>
      </vt:variant>
      <vt:variant>
        <vt:i4>5</vt:i4>
      </vt:variant>
      <vt:variant>
        <vt:lpwstr/>
      </vt:variant>
      <vt:variant>
        <vt:lpwstr>_Toc324765371</vt:lpwstr>
      </vt:variant>
      <vt:variant>
        <vt:i4>1048626</vt:i4>
      </vt:variant>
      <vt:variant>
        <vt:i4>343</vt:i4>
      </vt:variant>
      <vt:variant>
        <vt:i4>0</vt:i4>
      </vt:variant>
      <vt:variant>
        <vt:i4>5</vt:i4>
      </vt:variant>
      <vt:variant>
        <vt:lpwstr/>
      </vt:variant>
      <vt:variant>
        <vt:lpwstr>_Toc324765370</vt:lpwstr>
      </vt:variant>
      <vt:variant>
        <vt:i4>1114162</vt:i4>
      </vt:variant>
      <vt:variant>
        <vt:i4>337</vt:i4>
      </vt:variant>
      <vt:variant>
        <vt:i4>0</vt:i4>
      </vt:variant>
      <vt:variant>
        <vt:i4>5</vt:i4>
      </vt:variant>
      <vt:variant>
        <vt:lpwstr/>
      </vt:variant>
      <vt:variant>
        <vt:lpwstr>_Toc324765369</vt:lpwstr>
      </vt:variant>
      <vt:variant>
        <vt:i4>1114162</vt:i4>
      </vt:variant>
      <vt:variant>
        <vt:i4>331</vt:i4>
      </vt:variant>
      <vt:variant>
        <vt:i4>0</vt:i4>
      </vt:variant>
      <vt:variant>
        <vt:i4>5</vt:i4>
      </vt:variant>
      <vt:variant>
        <vt:lpwstr/>
      </vt:variant>
      <vt:variant>
        <vt:lpwstr>_Toc324765368</vt:lpwstr>
      </vt:variant>
      <vt:variant>
        <vt:i4>1114162</vt:i4>
      </vt:variant>
      <vt:variant>
        <vt:i4>325</vt:i4>
      </vt:variant>
      <vt:variant>
        <vt:i4>0</vt:i4>
      </vt:variant>
      <vt:variant>
        <vt:i4>5</vt:i4>
      </vt:variant>
      <vt:variant>
        <vt:lpwstr/>
      </vt:variant>
      <vt:variant>
        <vt:lpwstr>_Toc324765367</vt:lpwstr>
      </vt:variant>
      <vt:variant>
        <vt:i4>1114162</vt:i4>
      </vt:variant>
      <vt:variant>
        <vt:i4>319</vt:i4>
      </vt:variant>
      <vt:variant>
        <vt:i4>0</vt:i4>
      </vt:variant>
      <vt:variant>
        <vt:i4>5</vt:i4>
      </vt:variant>
      <vt:variant>
        <vt:lpwstr/>
      </vt:variant>
      <vt:variant>
        <vt:lpwstr>_Toc324765366</vt:lpwstr>
      </vt:variant>
      <vt:variant>
        <vt:i4>1114162</vt:i4>
      </vt:variant>
      <vt:variant>
        <vt:i4>313</vt:i4>
      </vt:variant>
      <vt:variant>
        <vt:i4>0</vt:i4>
      </vt:variant>
      <vt:variant>
        <vt:i4>5</vt:i4>
      </vt:variant>
      <vt:variant>
        <vt:lpwstr/>
      </vt:variant>
      <vt:variant>
        <vt:lpwstr>_Toc324765365</vt:lpwstr>
      </vt:variant>
      <vt:variant>
        <vt:i4>1114162</vt:i4>
      </vt:variant>
      <vt:variant>
        <vt:i4>307</vt:i4>
      </vt:variant>
      <vt:variant>
        <vt:i4>0</vt:i4>
      </vt:variant>
      <vt:variant>
        <vt:i4>5</vt:i4>
      </vt:variant>
      <vt:variant>
        <vt:lpwstr/>
      </vt:variant>
      <vt:variant>
        <vt:lpwstr>_Toc324765364</vt:lpwstr>
      </vt:variant>
      <vt:variant>
        <vt:i4>1114162</vt:i4>
      </vt:variant>
      <vt:variant>
        <vt:i4>301</vt:i4>
      </vt:variant>
      <vt:variant>
        <vt:i4>0</vt:i4>
      </vt:variant>
      <vt:variant>
        <vt:i4>5</vt:i4>
      </vt:variant>
      <vt:variant>
        <vt:lpwstr/>
      </vt:variant>
      <vt:variant>
        <vt:lpwstr>_Toc324765363</vt:lpwstr>
      </vt:variant>
      <vt:variant>
        <vt:i4>1114162</vt:i4>
      </vt:variant>
      <vt:variant>
        <vt:i4>295</vt:i4>
      </vt:variant>
      <vt:variant>
        <vt:i4>0</vt:i4>
      </vt:variant>
      <vt:variant>
        <vt:i4>5</vt:i4>
      </vt:variant>
      <vt:variant>
        <vt:lpwstr/>
      </vt:variant>
      <vt:variant>
        <vt:lpwstr>_Toc324765362</vt:lpwstr>
      </vt:variant>
      <vt:variant>
        <vt:i4>1114162</vt:i4>
      </vt:variant>
      <vt:variant>
        <vt:i4>289</vt:i4>
      </vt:variant>
      <vt:variant>
        <vt:i4>0</vt:i4>
      </vt:variant>
      <vt:variant>
        <vt:i4>5</vt:i4>
      </vt:variant>
      <vt:variant>
        <vt:lpwstr/>
      </vt:variant>
      <vt:variant>
        <vt:lpwstr>_Toc324765361</vt:lpwstr>
      </vt:variant>
      <vt:variant>
        <vt:i4>1114162</vt:i4>
      </vt:variant>
      <vt:variant>
        <vt:i4>283</vt:i4>
      </vt:variant>
      <vt:variant>
        <vt:i4>0</vt:i4>
      </vt:variant>
      <vt:variant>
        <vt:i4>5</vt:i4>
      </vt:variant>
      <vt:variant>
        <vt:lpwstr/>
      </vt:variant>
      <vt:variant>
        <vt:lpwstr>_Toc324765360</vt:lpwstr>
      </vt:variant>
      <vt:variant>
        <vt:i4>1179698</vt:i4>
      </vt:variant>
      <vt:variant>
        <vt:i4>277</vt:i4>
      </vt:variant>
      <vt:variant>
        <vt:i4>0</vt:i4>
      </vt:variant>
      <vt:variant>
        <vt:i4>5</vt:i4>
      </vt:variant>
      <vt:variant>
        <vt:lpwstr/>
      </vt:variant>
      <vt:variant>
        <vt:lpwstr>_Toc324765359</vt:lpwstr>
      </vt:variant>
      <vt:variant>
        <vt:i4>1179698</vt:i4>
      </vt:variant>
      <vt:variant>
        <vt:i4>271</vt:i4>
      </vt:variant>
      <vt:variant>
        <vt:i4>0</vt:i4>
      </vt:variant>
      <vt:variant>
        <vt:i4>5</vt:i4>
      </vt:variant>
      <vt:variant>
        <vt:lpwstr/>
      </vt:variant>
      <vt:variant>
        <vt:lpwstr>_Toc324765358</vt:lpwstr>
      </vt:variant>
      <vt:variant>
        <vt:i4>1179698</vt:i4>
      </vt:variant>
      <vt:variant>
        <vt:i4>265</vt:i4>
      </vt:variant>
      <vt:variant>
        <vt:i4>0</vt:i4>
      </vt:variant>
      <vt:variant>
        <vt:i4>5</vt:i4>
      </vt:variant>
      <vt:variant>
        <vt:lpwstr/>
      </vt:variant>
      <vt:variant>
        <vt:lpwstr>_Toc324765357</vt:lpwstr>
      </vt:variant>
      <vt:variant>
        <vt:i4>1179698</vt:i4>
      </vt:variant>
      <vt:variant>
        <vt:i4>259</vt:i4>
      </vt:variant>
      <vt:variant>
        <vt:i4>0</vt:i4>
      </vt:variant>
      <vt:variant>
        <vt:i4>5</vt:i4>
      </vt:variant>
      <vt:variant>
        <vt:lpwstr/>
      </vt:variant>
      <vt:variant>
        <vt:lpwstr>_Toc324765356</vt:lpwstr>
      </vt:variant>
      <vt:variant>
        <vt:i4>1179698</vt:i4>
      </vt:variant>
      <vt:variant>
        <vt:i4>253</vt:i4>
      </vt:variant>
      <vt:variant>
        <vt:i4>0</vt:i4>
      </vt:variant>
      <vt:variant>
        <vt:i4>5</vt:i4>
      </vt:variant>
      <vt:variant>
        <vt:lpwstr/>
      </vt:variant>
      <vt:variant>
        <vt:lpwstr>_Toc324765355</vt:lpwstr>
      </vt:variant>
      <vt:variant>
        <vt:i4>1179698</vt:i4>
      </vt:variant>
      <vt:variant>
        <vt:i4>247</vt:i4>
      </vt:variant>
      <vt:variant>
        <vt:i4>0</vt:i4>
      </vt:variant>
      <vt:variant>
        <vt:i4>5</vt:i4>
      </vt:variant>
      <vt:variant>
        <vt:lpwstr/>
      </vt:variant>
      <vt:variant>
        <vt:lpwstr>_Toc324765354</vt:lpwstr>
      </vt:variant>
      <vt:variant>
        <vt:i4>1179698</vt:i4>
      </vt:variant>
      <vt:variant>
        <vt:i4>241</vt:i4>
      </vt:variant>
      <vt:variant>
        <vt:i4>0</vt:i4>
      </vt:variant>
      <vt:variant>
        <vt:i4>5</vt:i4>
      </vt:variant>
      <vt:variant>
        <vt:lpwstr/>
      </vt:variant>
      <vt:variant>
        <vt:lpwstr>_Toc324765353</vt:lpwstr>
      </vt:variant>
      <vt:variant>
        <vt:i4>1179698</vt:i4>
      </vt:variant>
      <vt:variant>
        <vt:i4>235</vt:i4>
      </vt:variant>
      <vt:variant>
        <vt:i4>0</vt:i4>
      </vt:variant>
      <vt:variant>
        <vt:i4>5</vt:i4>
      </vt:variant>
      <vt:variant>
        <vt:lpwstr/>
      </vt:variant>
      <vt:variant>
        <vt:lpwstr>_Toc324765352</vt:lpwstr>
      </vt:variant>
      <vt:variant>
        <vt:i4>1179698</vt:i4>
      </vt:variant>
      <vt:variant>
        <vt:i4>229</vt:i4>
      </vt:variant>
      <vt:variant>
        <vt:i4>0</vt:i4>
      </vt:variant>
      <vt:variant>
        <vt:i4>5</vt:i4>
      </vt:variant>
      <vt:variant>
        <vt:lpwstr/>
      </vt:variant>
      <vt:variant>
        <vt:lpwstr>_Toc324765351</vt:lpwstr>
      </vt:variant>
      <vt:variant>
        <vt:i4>1179698</vt:i4>
      </vt:variant>
      <vt:variant>
        <vt:i4>223</vt:i4>
      </vt:variant>
      <vt:variant>
        <vt:i4>0</vt:i4>
      </vt:variant>
      <vt:variant>
        <vt:i4>5</vt:i4>
      </vt:variant>
      <vt:variant>
        <vt:lpwstr/>
      </vt:variant>
      <vt:variant>
        <vt:lpwstr>_Toc324765350</vt:lpwstr>
      </vt:variant>
      <vt:variant>
        <vt:i4>1245234</vt:i4>
      </vt:variant>
      <vt:variant>
        <vt:i4>217</vt:i4>
      </vt:variant>
      <vt:variant>
        <vt:i4>0</vt:i4>
      </vt:variant>
      <vt:variant>
        <vt:i4>5</vt:i4>
      </vt:variant>
      <vt:variant>
        <vt:lpwstr/>
      </vt:variant>
      <vt:variant>
        <vt:lpwstr>_Toc324765349</vt:lpwstr>
      </vt:variant>
      <vt:variant>
        <vt:i4>1245234</vt:i4>
      </vt:variant>
      <vt:variant>
        <vt:i4>211</vt:i4>
      </vt:variant>
      <vt:variant>
        <vt:i4>0</vt:i4>
      </vt:variant>
      <vt:variant>
        <vt:i4>5</vt:i4>
      </vt:variant>
      <vt:variant>
        <vt:lpwstr/>
      </vt:variant>
      <vt:variant>
        <vt:lpwstr>_Toc324765348</vt:lpwstr>
      </vt:variant>
      <vt:variant>
        <vt:i4>1245234</vt:i4>
      </vt:variant>
      <vt:variant>
        <vt:i4>205</vt:i4>
      </vt:variant>
      <vt:variant>
        <vt:i4>0</vt:i4>
      </vt:variant>
      <vt:variant>
        <vt:i4>5</vt:i4>
      </vt:variant>
      <vt:variant>
        <vt:lpwstr/>
      </vt:variant>
      <vt:variant>
        <vt:lpwstr>_Toc324765347</vt:lpwstr>
      </vt:variant>
      <vt:variant>
        <vt:i4>1245234</vt:i4>
      </vt:variant>
      <vt:variant>
        <vt:i4>199</vt:i4>
      </vt:variant>
      <vt:variant>
        <vt:i4>0</vt:i4>
      </vt:variant>
      <vt:variant>
        <vt:i4>5</vt:i4>
      </vt:variant>
      <vt:variant>
        <vt:lpwstr/>
      </vt:variant>
      <vt:variant>
        <vt:lpwstr>_Toc324765346</vt:lpwstr>
      </vt:variant>
      <vt:variant>
        <vt:i4>1245234</vt:i4>
      </vt:variant>
      <vt:variant>
        <vt:i4>193</vt:i4>
      </vt:variant>
      <vt:variant>
        <vt:i4>0</vt:i4>
      </vt:variant>
      <vt:variant>
        <vt:i4>5</vt:i4>
      </vt:variant>
      <vt:variant>
        <vt:lpwstr/>
      </vt:variant>
      <vt:variant>
        <vt:lpwstr>_Toc324765345</vt:lpwstr>
      </vt:variant>
      <vt:variant>
        <vt:i4>1245234</vt:i4>
      </vt:variant>
      <vt:variant>
        <vt:i4>187</vt:i4>
      </vt:variant>
      <vt:variant>
        <vt:i4>0</vt:i4>
      </vt:variant>
      <vt:variant>
        <vt:i4>5</vt:i4>
      </vt:variant>
      <vt:variant>
        <vt:lpwstr/>
      </vt:variant>
      <vt:variant>
        <vt:lpwstr>_Toc324765344</vt:lpwstr>
      </vt:variant>
      <vt:variant>
        <vt:i4>1245234</vt:i4>
      </vt:variant>
      <vt:variant>
        <vt:i4>181</vt:i4>
      </vt:variant>
      <vt:variant>
        <vt:i4>0</vt:i4>
      </vt:variant>
      <vt:variant>
        <vt:i4>5</vt:i4>
      </vt:variant>
      <vt:variant>
        <vt:lpwstr/>
      </vt:variant>
      <vt:variant>
        <vt:lpwstr>_Toc324765343</vt:lpwstr>
      </vt:variant>
      <vt:variant>
        <vt:i4>1245234</vt:i4>
      </vt:variant>
      <vt:variant>
        <vt:i4>175</vt:i4>
      </vt:variant>
      <vt:variant>
        <vt:i4>0</vt:i4>
      </vt:variant>
      <vt:variant>
        <vt:i4>5</vt:i4>
      </vt:variant>
      <vt:variant>
        <vt:lpwstr/>
      </vt:variant>
      <vt:variant>
        <vt:lpwstr>_Toc324765342</vt:lpwstr>
      </vt:variant>
      <vt:variant>
        <vt:i4>1245234</vt:i4>
      </vt:variant>
      <vt:variant>
        <vt:i4>169</vt:i4>
      </vt:variant>
      <vt:variant>
        <vt:i4>0</vt:i4>
      </vt:variant>
      <vt:variant>
        <vt:i4>5</vt:i4>
      </vt:variant>
      <vt:variant>
        <vt:lpwstr/>
      </vt:variant>
      <vt:variant>
        <vt:lpwstr>_Toc324765341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Vostokova</dc:creator>
  <cp:lastModifiedBy>Vostokova_NV</cp:lastModifiedBy>
  <cp:revision>2</cp:revision>
  <cp:lastPrinted>2019-10-02T16:58:00Z</cp:lastPrinted>
  <dcterms:created xsi:type="dcterms:W3CDTF">2019-11-11T00:08:00Z</dcterms:created>
  <dcterms:modified xsi:type="dcterms:W3CDTF">2019-11-11T00:08:00Z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Template">
    <vt:lpwstr>ISIWriter.dot</vt:lpwstr>
  </property>
  <property fmtid="{D5CDD505-2E9C-101B-9397-08002B2CF9AE}" pid="3" name="WriteWayVersion">
    <vt:lpwstr>1.0</vt:lpwstr>
  </property>
  <property fmtid="{D5CDD505-2E9C-101B-9397-08002B2CF9AE}" pid="4" name="ShortTitle">
    <vt:lpwstr>&lt;Short Document Title&gt;</vt:lpwstr>
  </property>
  <property fmtid="{D5CDD505-2E9C-101B-9397-08002B2CF9AE}" pid="5" name="Revision">
    <vt:lpwstr>&lt;Revision # or Date&gt;</vt:lpwstr>
  </property>
  <property fmtid="{D5CDD505-2E9C-101B-9397-08002B2CF9AE}" pid="6" name="DocNumber">
    <vt:lpwstr>&lt;Document or Protocol #&gt;</vt:lpwstr>
  </property>
</Properties>
</file>